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proofErr w:type="spellStart"/>
          <w:r w:rsidR="00103948">
            <w:rPr>
              <w:rFonts w:ascii="Arial" w:hAnsi="Arial"/>
              <w:i/>
              <w:sz w:val="32"/>
              <w:szCs w:val="32"/>
            </w:rPr>
            <w:t>Dr</w:t>
          </w:r>
          <w:r w:rsidR="001C0834">
            <w:rPr>
              <w:rFonts w:ascii="Arial" w:hAnsi="Arial"/>
              <w:i/>
              <w:sz w:val="32"/>
              <w:szCs w:val="32"/>
            </w:rPr>
            <w:t>.</w:t>
          </w:r>
          <w:proofErr w:type="spellEnd"/>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2D4D97">
          <w:pPr>
            <w:rPr>
              <w:rFonts w:asciiTheme="majorHAnsi" w:eastAsiaTheme="majorEastAsia" w:hAnsiTheme="majorHAnsi" w:cstheme="majorBidi"/>
              <w:sz w:val="40"/>
              <w:szCs w:val="40"/>
            </w:rPr>
          </w:pPr>
        </w:p>
      </w:sdtContent>
    </w:sdt>
    <w:p w14:paraId="25CEC76D" w14:textId="0CEB4D93" w:rsidR="00E81978" w:rsidRPr="009303AA" w:rsidRDefault="002D4D97"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7E4183B2" w:rsidR="00DA2609" w:rsidRDefault="00922985" w:rsidP="00D379E6">
      <w:pPr>
        <w:pStyle w:val="Title2"/>
        <w:numPr>
          <w:ilvl w:val="1"/>
          <w:numId w:val="17"/>
        </w:numPr>
        <w:jc w:val="left"/>
      </w:pPr>
      <w:r>
        <w:t>Overview</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18B3A87C" w:rsidR="00CE464C" w:rsidRDefault="00CE464C" w:rsidP="00495BC0">
      <w:pPr>
        <w:pStyle w:val="Title2"/>
        <w:jc w:val="left"/>
        <w:rPr>
          <w:sz w:val="32"/>
          <w:szCs w:val="32"/>
          <w:u w:val="single"/>
        </w:rPr>
      </w:pPr>
      <w:r>
        <w:rPr>
          <w:u w:val="single"/>
        </w:rPr>
        <w:t xml:space="preserve">1.1 </w:t>
      </w:r>
      <w:r w:rsidR="00922985">
        <w:rPr>
          <w:u w:val="single"/>
        </w:rPr>
        <w:t>Overview</w:t>
      </w:r>
    </w:p>
    <w:p w14:paraId="78451406" w14:textId="63624638" w:rsidR="0090437C" w:rsidRDefault="0090437C" w:rsidP="0090437C">
      <w:pPr>
        <w:pStyle w:val="Title2"/>
        <w:spacing w:before="100" w:beforeAutospacing="1" w:after="100" w:afterAutospacing="1"/>
        <w:jc w:val="left"/>
        <w:rPr>
          <w:sz w:val="22"/>
          <w:szCs w:val="22"/>
        </w:rPr>
      </w:pPr>
      <w:r>
        <w:rPr>
          <w:sz w:val="22"/>
          <w:szCs w:val="22"/>
        </w:rPr>
        <w:t>Choosing this project was relatively easy for me</w:t>
      </w:r>
      <w:r w:rsidR="0038226E">
        <w:rPr>
          <w:sz w:val="22"/>
          <w:szCs w:val="22"/>
        </w:rPr>
        <w:t xml:space="preserve"> as</w:t>
      </w:r>
      <w:r>
        <w:rPr>
          <w:sz w:val="22"/>
          <w:szCs w:val="22"/>
        </w:rPr>
        <w:t xml:space="preserve"> cars are a big passion of </w:t>
      </w:r>
      <w:r w:rsidR="004C5300">
        <w:rPr>
          <w:sz w:val="22"/>
          <w:szCs w:val="22"/>
        </w:rPr>
        <w:t>mine</w:t>
      </w:r>
      <w:r>
        <w:rPr>
          <w:sz w:val="22"/>
          <w:szCs w:val="22"/>
        </w:rPr>
        <w:t xml:space="preserve"> and the area of self-driving and autonomous cars has exploded in </w:t>
      </w:r>
      <w:r w:rsidR="0038226E">
        <w:rPr>
          <w:sz w:val="22"/>
          <w:szCs w:val="22"/>
        </w:rPr>
        <w:t>the rate of development</w:t>
      </w:r>
      <w:r w:rsidR="0086377A">
        <w:rPr>
          <w:sz w:val="22"/>
          <w:szCs w:val="22"/>
        </w:rPr>
        <w:t xml:space="preserve"> and </w:t>
      </w:r>
      <w:r>
        <w:rPr>
          <w:sz w:val="22"/>
          <w:szCs w:val="22"/>
        </w:rPr>
        <w:t>popularity in recent years, with the likes of Tesla and their own Autopilot system in their vehicles.</w:t>
      </w:r>
      <w:r w:rsidR="00CD29A2">
        <w:rPr>
          <w:sz w:val="22"/>
          <w:szCs w:val="22"/>
        </w:rPr>
        <w:t xml:space="preserve"> </w:t>
      </w:r>
      <w:r w:rsidR="0038226E">
        <w:rPr>
          <w:sz w:val="22"/>
          <w:szCs w:val="22"/>
        </w:rPr>
        <w:t xml:space="preserve">As this technology develops further, it will become more prevalent across various vehicle applications especially as we see society’s acceptance of self-driving cars and other </w:t>
      </w:r>
      <w:r w:rsidR="0086377A">
        <w:rPr>
          <w:sz w:val="22"/>
          <w:szCs w:val="22"/>
        </w:rPr>
        <w:t xml:space="preserve">autonomous </w:t>
      </w:r>
      <w:r w:rsidR="0038226E">
        <w:rPr>
          <w:sz w:val="22"/>
          <w:szCs w:val="22"/>
        </w:rPr>
        <w:t>vehicles.</w:t>
      </w:r>
    </w:p>
    <w:p w14:paraId="779D5EB6" w14:textId="5148A0C6"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w:t>
      </w:r>
      <w:r w:rsidR="0038226E">
        <w:rPr>
          <w:sz w:val="22"/>
          <w:szCs w:val="22"/>
        </w:rPr>
        <w:t>. T</w:t>
      </w:r>
      <w:r w:rsidR="00B8515B">
        <w:rPr>
          <w:sz w:val="22"/>
          <w:szCs w:val="22"/>
        </w:rPr>
        <w:t>hen, Python will be used to program the Artificial Intelligence used to control the car</w:t>
      </w:r>
      <w:ins w:id="0" w:author="Nigel Apps" w:date="2022-04-24T13:07:00Z">
        <w:r w:rsidR="0038226E">
          <w:rPr>
            <w:sz w:val="22"/>
            <w:szCs w:val="22"/>
          </w:rPr>
          <w:t>’</w:t>
        </w:r>
      </w:ins>
      <w:r w:rsidR="00B8515B">
        <w:rPr>
          <w:sz w:val="22"/>
          <w:szCs w:val="22"/>
        </w:rPr>
        <w:t xml:space="preserve">s actions thanks to its useful libraries and lots of support around the language for </w:t>
      </w:r>
      <w:proofErr w:type="gramStart"/>
      <w:r w:rsidR="00B8515B">
        <w:rPr>
          <w:sz w:val="22"/>
          <w:szCs w:val="22"/>
        </w:rPr>
        <w:t>A.I..</w:t>
      </w:r>
      <w:proofErr w:type="gramEnd"/>
      <w:r w:rsidR="006E7DF6">
        <w:rPr>
          <w:sz w:val="22"/>
          <w:szCs w:val="22"/>
        </w:rPr>
        <w:t xml:space="preserve"> </w:t>
      </w:r>
    </w:p>
    <w:p w14:paraId="1A93BB0A" w14:textId="5D4A38A3" w:rsidR="006E7DF6" w:rsidRDefault="006E7DF6" w:rsidP="00B8515B">
      <w:pPr>
        <w:pStyle w:val="Title2"/>
        <w:spacing w:before="100" w:beforeAutospacing="1" w:after="100" w:afterAutospacing="1"/>
        <w:jc w:val="left"/>
        <w:rPr>
          <w:sz w:val="22"/>
          <w:szCs w:val="22"/>
        </w:rPr>
      </w:pPr>
      <w:r>
        <w:rPr>
          <w:sz w:val="22"/>
          <w:szCs w:val="22"/>
        </w:rPr>
        <w:t xml:space="preserve">Using this </w:t>
      </w:r>
      <w:commentRangeStart w:id="1"/>
      <w:r>
        <w:rPr>
          <w:sz w:val="22"/>
          <w:szCs w:val="22"/>
        </w:rPr>
        <w:t>combination</w:t>
      </w:r>
      <w:commentRangeEnd w:id="1"/>
      <w:r w:rsidR="007F5EDC">
        <w:rPr>
          <w:rStyle w:val="CommentReference"/>
        </w:rPr>
        <w:commentReference w:id="1"/>
      </w:r>
      <w:ins w:id="2" w:author="(s) Kieran Apps" w:date="2022-04-25T13:13:00Z">
        <w:r w:rsidR="008F7F7E">
          <w:rPr>
            <w:sz w:val="22"/>
            <w:szCs w:val="22"/>
          </w:rPr>
          <w:t xml:space="preserve"> </w:t>
        </w:r>
      </w:ins>
      <w:r w:rsidR="008F7F7E">
        <w:rPr>
          <w:sz w:val="22"/>
          <w:szCs w:val="22"/>
        </w:rPr>
        <w:t>of Python and Unity</w:t>
      </w:r>
      <w:r>
        <w:rPr>
          <w:sz w:val="22"/>
          <w:szCs w:val="22"/>
        </w:rPr>
        <w:t xml:space="preserve"> </w:t>
      </w:r>
      <w:commentRangeStart w:id="3"/>
      <w:r w:rsidR="008F7F7E">
        <w:rPr>
          <w:sz w:val="22"/>
          <w:szCs w:val="22"/>
        </w:rPr>
        <w:t>allows me to utilize</w:t>
      </w:r>
      <w:r>
        <w:rPr>
          <w:sz w:val="22"/>
          <w:szCs w:val="22"/>
        </w:rPr>
        <w:t xml:space="preserve"> my knowledge </w:t>
      </w:r>
      <w:commentRangeEnd w:id="3"/>
      <w:r w:rsidR="007F5EDC">
        <w:rPr>
          <w:rStyle w:val="CommentReference"/>
        </w:rPr>
        <w:commentReference w:id="3"/>
      </w:r>
      <w:r>
        <w:rPr>
          <w:sz w:val="22"/>
          <w:szCs w:val="22"/>
        </w:rPr>
        <w:t>of Python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61E07D1A"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w:t>
      </w:r>
      <w:r w:rsidR="007F5EDC">
        <w:rPr>
          <w:sz w:val="22"/>
          <w:szCs w:val="22"/>
        </w:rPr>
        <w:t xml:space="preserve">further </w:t>
      </w:r>
      <w:r>
        <w:rPr>
          <w:sz w:val="22"/>
          <w:szCs w:val="22"/>
        </w:rPr>
        <w:t>explore Machine Learning and A.I. techniques that truly interest me, allowing me to develop a deep</w:t>
      </w:r>
      <w:r w:rsidR="007F5EDC">
        <w:rPr>
          <w:sz w:val="22"/>
          <w:szCs w:val="22"/>
        </w:rPr>
        <w:t>er</w:t>
      </w:r>
      <w:r>
        <w:rPr>
          <w:sz w:val="22"/>
          <w:szCs w:val="22"/>
        </w:rPr>
        <w:t xml:space="preserve"> understanding of such techniques so that I will be able to apply them to many other fields. On top of exploring the new aspects of A.I. that I have not previously been exposed to, I will also be able to </w:t>
      </w:r>
      <w:r w:rsidR="001E64E3">
        <w:rPr>
          <w:sz w:val="22"/>
          <w:szCs w:val="22"/>
        </w:rPr>
        <w:t xml:space="preserve">adopt </w:t>
      </w:r>
      <w:r>
        <w:rPr>
          <w:sz w:val="22"/>
          <w:szCs w:val="22"/>
        </w:rPr>
        <w:t>some knowledge from previous University modules into this one task proving that I can apply what was previously taught to a new situation.</w:t>
      </w:r>
    </w:p>
    <w:p w14:paraId="4876251A" w14:textId="56A67AFB" w:rsidR="00AD6271" w:rsidRDefault="00AD6271" w:rsidP="00B8515B">
      <w:pPr>
        <w:pStyle w:val="Title2"/>
        <w:spacing w:before="100" w:beforeAutospacing="1" w:after="100" w:afterAutospacing="1"/>
        <w:jc w:val="left"/>
        <w:rPr>
          <w:sz w:val="22"/>
          <w:szCs w:val="22"/>
        </w:rPr>
      </w:pPr>
      <w:r>
        <w:rPr>
          <w:sz w:val="22"/>
          <w:szCs w:val="22"/>
        </w:rPr>
        <w:t xml:space="preserve">For the track the car will have to navigate, I </w:t>
      </w:r>
      <w:r w:rsidR="007F5EDC">
        <w:rPr>
          <w:sz w:val="22"/>
          <w:szCs w:val="22"/>
        </w:rPr>
        <w:t>have selected</w:t>
      </w:r>
      <w:r>
        <w:rPr>
          <w:sz w:val="22"/>
          <w:szCs w:val="22"/>
        </w:rPr>
        <w:t xml:space="preserve"> a real </w:t>
      </w:r>
      <w:r w:rsidR="005A4A08">
        <w:rPr>
          <w:sz w:val="22"/>
          <w:szCs w:val="22"/>
        </w:rPr>
        <w:t>racetrack</w:t>
      </w:r>
      <w:r>
        <w:rPr>
          <w:sz w:val="22"/>
          <w:szCs w:val="22"/>
        </w:rPr>
        <w:t xml:space="preserve"> found in </w:t>
      </w:r>
      <w:r w:rsidR="007F5EDC">
        <w:rPr>
          <w:sz w:val="22"/>
          <w:szCs w:val="22"/>
        </w:rPr>
        <w:t>Lincolnshire (</w:t>
      </w:r>
      <w:r>
        <w:rPr>
          <w:sz w:val="22"/>
          <w:szCs w:val="22"/>
        </w:rPr>
        <w:t>northern England</w:t>
      </w:r>
      <w:r w:rsidR="007F5EDC">
        <w:rPr>
          <w:sz w:val="22"/>
          <w:szCs w:val="22"/>
        </w:rPr>
        <w:t>)</w:t>
      </w:r>
      <w:r>
        <w:rPr>
          <w:sz w:val="22"/>
          <w:szCs w:val="22"/>
        </w:rPr>
        <w:t xml:space="preserve"> called Cadwell Park</w:t>
      </w:r>
      <w:r w:rsidR="00437B12">
        <w:rPr>
          <w:sz w:val="22"/>
          <w:szCs w:val="22"/>
        </w:rPr>
        <w:t>. T</w:t>
      </w:r>
      <w:r>
        <w:rPr>
          <w:sz w:val="22"/>
          <w:szCs w:val="22"/>
        </w:rPr>
        <w:t xml:space="preserve">his </w:t>
      </w:r>
      <w:r w:rsidR="00437B12">
        <w:rPr>
          <w:sz w:val="22"/>
          <w:szCs w:val="22"/>
        </w:rPr>
        <w:t xml:space="preserve">will </w:t>
      </w:r>
      <w:r>
        <w:rPr>
          <w:sz w:val="22"/>
          <w:szCs w:val="22"/>
        </w:rPr>
        <w:t xml:space="preserve">ensure </w:t>
      </w:r>
      <w:r w:rsidR="00437B12">
        <w:rPr>
          <w:sz w:val="22"/>
          <w:szCs w:val="22"/>
        </w:rPr>
        <w:t xml:space="preserve">there is </w:t>
      </w:r>
      <w:r>
        <w:rPr>
          <w:sz w:val="22"/>
          <w:szCs w:val="22"/>
        </w:rPr>
        <w:t>a wide variety of corner types</w:t>
      </w:r>
      <w:r w:rsidR="00437B12">
        <w:rPr>
          <w:sz w:val="22"/>
          <w:szCs w:val="22"/>
        </w:rPr>
        <w:t xml:space="preserve"> and</w:t>
      </w:r>
      <w:r>
        <w:rPr>
          <w:sz w:val="22"/>
          <w:szCs w:val="22"/>
        </w:rPr>
        <w:t xml:space="preserve"> angle</w:t>
      </w:r>
      <w:r w:rsidR="00437B12">
        <w:rPr>
          <w:sz w:val="22"/>
          <w:szCs w:val="22"/>
        </w:rPr>
        <w:t>s</w:t>
      </w:r>
      <w:r>
        <w:rPr>
          <w:sz w:val="22"/>
          <w:szCs w:val="22"/>
        </w:rPr>
        <w:t xml:space="preserv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w:t>
      </w:r>
      <w:r w:rsidR="00437B12">
        <w:rPr>
          <w:sz w:val="22"/>
          <w:szCs w:val="22"/>
        </w:rPr>
        <w:t xml:space="preserve">development for </w:t>
      </w:r>
      <w:r w:rsidR="00161587">
        <w:rPr>
          <w:sz w:val="22"/>
          <w:szCs w:val="22"/>
        </w:rPr>
        <w:t>the car</w:t>
      </w:r>
      <w:del w:id="4" w:author="(s) Kieran Apps" w:date="2022-04-26T13:45:00Z">
        <w:r w:rsidR="00161587" w:rsidDel="00C31A8A">
          <w:rPr>
            <w:sz w:val="22"/>
            <w:szCs w:val="22"/>
          </w:rPr>
          <w:delText>, and</w:delText>
        </w:r>
      </w:del>
      <w:ins w:id="5" w:author="(s) Kieran Apps" w:date="2022-04-26T13:45:00Z">
        <w:r w:rsidR="00C31A8A">
          <w:rPr>
            <w:sz w:val="22"/>
            <w:szCs w:val="22"/>
          </w:rPr>
          <w:t xml:space="preserve"> and</w:t>
        </w:r>
      </w:ins>
      <w:r w:rsidR="00161587">
        <w:rPr>
          <w:sz w:val="22"/>
          <w:szCs w:val="22"/>
        </w:rPr>
        <w:t xml:space="preserve">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08D7F9E2"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proofErr w:type="gramStart"/>
      <w:r w:rsidR="00F40CB7">
        <w:rPr>
          <w:sz w:val="22"/>
          <w:szCs w:val="22"/>
        </w:rPr>
        <w:t>i.e.</w:t>
      </w:r>
      <w:proofErr w:type="gramEnd"/>
      <w:r>
        <w:rPr>
          <w:sz w:val="22"/>
          <w:szCs w:val="22"/>
        </w:rPr>
        <w:t xml:space="preserve"> without hitting any walls).</w:t>
      </w:r>
      <w:r w:rsidR="006F670A">
        <w:rPr>
          <w:sz w:val="22"/>
          <w:szCs w:val="22"/>
        </w:rPr>
        <w:t xml:space="preserve"> Building on from this base task, I want to try and create a car that </w:t>
      </w:r>
      <w:proofErr w:type="gramStart"/>
      <w:r w:rsidR="006F670A">
        <w:rPr>
          <w:sz w:val="22"/>
          <w:szCs w:val="22"/>
        </w:rPr>
        <w:t>is able to</w:t>
      </w:r>
      <w:proofErr w:type="gramEnd"/>
      <w:r w:rsidR="006F670A">
        <w:rPr>
          <w:sz w:val="22"/>
          <w:szCs w:val="22"/>
        </w:rPr>
        <w:t xml:space="preserve"> navigate the course at speed, meaning that </w:t>
      </w:r>
      <w:r w:rsidR="006F670A">
        <w:rPr>
          <w:sz w:val="22"/>
          <w:szCs w:val="22"/>
        </w:rPr>
        <w:lastRenderedPageBreak/>
        <w:t xml:space="preserve">the vehicle </w:t>
      </w:r>
      <w:r w:rsidR="00437B12">
        <w:rPr>
          <w:sz w:val="22"/>
          <w:szCs w:val="22"/>
        </w:rPr>
        <w:t xml:space="preserve">progresses </w:t>
      </w:r>
      <w:r w:rsidR="006F670A">
        <w:rPr>
          <w:sz w:val="22"/>
          <w:szCs w:val="22"/>
        </w:rPr>
        <w:t>to learn to accelerate and decelerate (or brake) for corners and straights, rather than the car just maintaining one constant slow speed to travel around the track.</w:t>
      </w:r>
    </w:p>
    <w:p w14:paraId="4C29B2B9" w14:textId="1D737100" w:rsidR="00C419AC" w:rsidRDefault="00572DF6" w:rsidP="00B8515B">
      <w:pPr>
        <w:pStyle w:val="Title2"/>
        <w:spacing w:before="100" w:beforeAutospacing="1" w:after="100" w:afterAutospacing="1"/>
        <w:jc w:val="left"/>
        <w:rPr>
          <w:sz w:val="22"/>
          <w:szCs w:val="22"/>
        </w:rPr>
      </w:pPr>
      <w:r>
        <w:rPr>
          <w:sz w:val="22"/>
          <w:szCs w:val="22"/>
        </w:rPr>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CE235F">
        <w:rPr>
          <w:sz w:val="22"/>
          <w:szCs w:val="22"/>
        </w:rPr>
        <w:t xml:space="preserve">Other </w:t>
      </w:r>
      <w:r w:rsidR="00C419AC">
        <w:rPr>
          <w:sz w:val="22"/>
          <w:szCs w:val="22"/>
        </w:rPr>
        <w:t>projects use</w:t>
      </w:r>
      <w:r w:rsidR="00EB7F12">
        <w:rPr>
          <w:sz w:val="22"/>
          <w:szCs w:val="22"/>
        </w:rPr>
        <w:t>d</w:t>
      </w:r>
      <w:r w:rsidR="00C419AC">
        <w:rPr>
          <w:sz w:val="22"/>
          <w:szCs w:val="22"/>
        </w:rPr>
        <w:t xml:space="preserve"> a slightly different case which is navigating around in a traffic li</w:t>
      </w:r>
      <w:r w:rsidR="00ED76C5">
        <w:rPr>
          <w:sz w:val="22"/>
          <w:szCs w:val="22"/>
        </w:rPr>
        <w:t>ke</w:t>
      </w:r>
      <w:r w:rsidR="00C419AC">
        <w:rPr>
          <w:sz w:val="22"/>
          <w:szCs w:val="22"/>
        </w:rPr>
        <w:t xml:space="preserve">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 xml:space="preserve">My project differs in the aspect that I want to achieve a more advanced car that as mentioned, </w:t>
      </w:r>
      <w:proofErr w:type="gramStart"/>
      <w:r>
        <w:rPr>
          <w:sz w:val="22"/>
          <w:szCs w:val="22"/>
        </w:rPr>
        <w:t>is able to</w:t>
      </w:r>
      <w:proofErr w:type="gramEnd"/>
      <w:r>
        <w:rPr>
          <w:sz w:val="22"/>
          <w:szCs w:val="22"/>
        </w:rPr>
        <w:t xml:space="preserve">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4927086" w14:textId="3F00A9E7" w:rsidR="00C931BA" w:rsidRDefault="005D54CD" w:rsidP="00C931BA">
      <w:pPr>
        <w:pStyle w:val="Title2"/>
        <w:spacing w:before="100" w:beforeAutospacing="1" w:after="100" w:afterAutospacing="1"/>
        <w:jc w:val="left"/>
        <w:rPr>
          <w:sz w:val="22"/>
          <w:szCs w:val="22"/>
        </w:rPr>
      </w:pPr>
      <w:r>
        <w:rPr>
          <w:sz w:val="22"/>
          <w:szCs w:val="22"/>
        </w:rPr>
        <w:t>To summarise</w:t>
      </w:r>
      <w:r w:rsidR="00C931BA">
        <w:rPr>
          <w:sz w:val="22"/>
          <w:szCs w:val="22"/>
        </w:rPr>
        <w:t xml:space="preserve">, I will be developing an autonomous car simulation using the latest methods in Artificial Intelligence such as Deep Neural Networks (Deep Learning) and Genetic Algorithms to help evolve the car into a safe, effective and fast autonomous vehicle which then will be comparable to a nearly identical real-world scenario to find the strengths, weaknesses and improvements needed for this A.I. system. </w:t>
      </w:r>
    </w:p>
    <w:p w14:paraId="0D67992D" w14:textId="77777777" w:rsidR="005D07C9" w:rsidRDefault="005D07C9" w:rsidP="005D07C9">
      <w:pPr>
        <w:pStyle w:val="Title2"/>
        <w:spacing w:before="100" w:beforeAutospacing="1" w:after="100" w:afterAutospacing="1"/>
        <w:jc w:val="left"/>
        <w:rPr>
          <w:sz w:val="22"/>
          <w:szCs w:val="22"/>
        </w:rPr>
      </w:pPr>
      <w:r>
        <w:rPr>
          <w:sz w:val="22"/>
          <w:szCs w:val="22"/>
        </w:rPr>
        <w:t>In a simplified bullet point list, the progress and objectives will be as follows, from the most basic and beginning of the project, to implementing the A.I. into the car:</w:t>
      </w:r>
    </w:p>
    <w:p w14:paraId="5A6C027B"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3D model of Cadwell Park</w:t>
      </w:r>
    </w:p>
    <w:p w14:paraId="7CA7FCD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539B2A2E"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Create the car controller</w:t>
      </w:r>
    </w:p>
    <w:p w14:paraId="02AE06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 xml:space="preserve">Create </w:t>
      </w:r>
      <w:proofErr w:type="gramStart"/>
      <w:r>
        <w:rPr>
          <w:sz w:val="22"/>
          <w:szCs w:val="22"/>
        </w:rPr>
        <w:t>all of</w:t>
      </w:r>
      <w:proofErr w:type="gramEnd"/>
      <w:r>
        <w:rPr>
          <w:sz w:val="22"/>
          <w:szCs w:val="22"/>
        </w:rPr>
        <w:t xml:space="preserve"> the event handling within Unity (for collisions, resetting the car and maintain knowledge of the current world state)</w:t>
      </w:r>
    </w:p>
    <w:p w14:paraId="693DE88C"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070F2BD7"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6C118D93"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787142A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2C15E8A4"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5F8AA070" w14:textId="77777777" w:rsidR="005D07C9" w:rsidRDefault="005D07C9" w:rsidP="005D07C9">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4E8EFA09" w14:textId="090AFEB9" w:rsidR="00D4237E" w:rsidDel="00F37A27" w:rsidRDefault="00D4237E" w:rsidP="00ED1019">
      <w:pPr>
        <w:pStyle w:val="Title2"/>
        <w:spacing w:before="100" w:beforeAutospacing="1" w:after="100" w:afterAutospacing="1"/>
        <w:jc w:val="left"/>
        <w:rPr>
          <w:del w:id="6" w:author="(s) Kieran Apps" w:date="2022-04-26T13:59:00Z"/>
          <w:sz w:val="32"/>
          <w:szCs w:val="32"/>
          <w:u w:val="single"/>
        </w:rPr>
      </w:pPr>
    </w:p>
    <w:p w14:paraId="05DAAA4B" w14:textId="77777777" w:rsidR="00F37A27" w:rsidRDefault="00F37A27" w:rsidP="00ED1019">
      <w:pPr>
        <w:pStyle w:val="Title2"/>
        <w:spacing w:before="100" w:beforeAutospacing="1" w:after="100" w:afterAutospacing="1"/>
        <w:jc w:val="left"/>
        <w:rPr>
          <w:ins w:id="7" w:author="(s) Kieran Apps" w:date="2022-04-26T13:59:00Z"/>
          <w:sz w:val="32"/>
          <w:szCs w:val="32"/>
          <w:u w:val="single"/>
        </w:rPr>
      </w:pPr>
    </w:p>
    <w:p w14:paraId="51180CE2" w14:textId="77777777" w:rsidR="00D4237E" w:rsidDel="00F37A27" w:rsidRDefault="00D4237E" w:rsidP="00ED1019">
      <w:pPr>
        <w:pStyle w:val="Title2"/>
        <w:spacing w:before="100" w:beforeAutospacing="1" w:after="100" w:afterAutospacing="1"/>
        <w:jc w:val="left"/>
        <w:rPr>
          <w:del w:id="8" w:author="(s) Kieran Apps" w:date="2022-04-26T13:59:00Z"/>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t xml:space="preserve">Section 2: </w:t>
      </w:r>
      <w:r w:rsidR="008E38D1">
        <w:rPr>
          <w:sz w:val="32"/>
          <w:szCs w:val="32"/>
          <w:u w:val="single"/>
        </w:rPr>
        <w:t>Literature Review</w:t>
      </w:r>
    </w:p>
    <w:p w14:paraId="22B7A9FF" w14:textId="324FD2B4" w:rsidR="00B7670C" w:rsidRDefault="00B7670C" w:rsidP="00ED1019">
      <w:pPr>
        <w:pStyle w:val="Title2"/>
        <w:spacing w:before="100" w:beforeAutospacing="1" w:after="100" w:afterAutospacing="1"/>
        <w:jc w:val="left"/>
        <w:rPr>
          <w:ins w:id="9" w:author="(s) Kieran Apps" w:date="2022-04-25T13:27:00Z"/>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r w:rsidR="00F8027E">
        <w:rPr>
          <w:sz w:val="22"/>
          <w:szCs w:val="22"/>
        </w:rPr>
        <w:t>all</w:t>
      </w:r>
      <w:r w:rsidR="00602E6A">
        <w:rPr>
          <w:sz w:val="22"/>
          <w:szCs w:val="22"/>
        </w:rPr>
        <w:t xml:space="preserve"> my findings and how they can be applied to this area of Artificial Intelligence.</w:t>
      </w:r>
    </w:p>
    <w:p w14:paraId="2954B927" w14:textId="77777777" w:rsidR="0057437F" w:rsidRDefault="0057437F" w:rsidP="00ED1019">
      <w:pPr>
        <w:pStyle w:val="Title2"/>
        <w:spacing w:before="100" w:beforeAutospacing="1" w:after="100" w:afterAutospacing="1"/>
        <w:jc w:val="left"/>
        <w:rPr>
          <w:sz w:val="22"/>
          <w:szCs w:val="22"/>
        </w:rPr>
      </w:pP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119988E6"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w:t>
      </w:r>
      <w:r w:rsidR="00F8027E">
        <w:rPr>
          <w:sz w:val="22"/>
          <w:szCs w:val="22"/>
        </w:rPr>
        <w:t>labelled</w:t>
      </w:r>
      <w:r w:rsidR="008231C1">
        <w:rPr>
          <w:sz w:val="22"/>
          <w:szCs w:val="22"/>
        </w:rPr>
        <w:t>/categori</w:t>
      </w:r>
      <w:r w:rsidR="00F8027E">
        <w:rPr>
          <w:sz w:val="22"/>
          <w:szCs w:val="22"/>
        </w:rPr>
        <w:t>s</w:t>
      </w:r>
      <w:r w:rsidR="008231C1">
        <w:rPr>
          <w:sz w:val="22"/>
          <w:szCs w:val="22"/>
        </w:rPr>
        <w:t>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12C23965" w:rsidR="00BA6FD3" w:rsidRDefault="00BA6FD3" w:rsidP="00ED1019">
      <w:pPr>
        <w:pStyle w:val="Title2"/>
        <w:spacing w:before="100" w:beforeAutospacing="1" w:after="100" w:afterAutospacing="1"/>
        <w:jc w:val="left"/>
        <w:rPr>
          <w:ins w:id="10" w:author="(s) Kieran Apps" w:date="2022-04-25T15:37:00Z"/>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w:t>
      </w:r>
      <w:proofErr w:type="gramStart"/>
      <w:r w:rsidR="001E6578">
        <w:rPr>
          <w:sz w:val="22"/>
          <w:szCs w:val="22"/>
        </w:rPr>
        <w:t>similar to</w:t>
      </w:r>
      <w:proofErr w:type="gramEnd"/>
      <w:r w:rsidR="001E6578">
        <w:rPr>
          <w:sz w:val="22"/>
          <w:szCs w:val="22"/>
        </w:rPr>
        <w:t xml:space="preserve">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4020A578" w14:textId="3F78B4E6" w:rsidR="00686890" w:rsidRDefault="00686890" w:rsidP="00ED1019">
      <w:pPr>
        <w:pStyle w:val="Title2"/>
        <w:spacing w:before="100" w:beforeAutospacing="1" w:after="100" w:afterAutospacing="1"/>
        <w:jc w:val="left"/>
        <w:rPr>
          <w:ins w:id="11" w:author="(s) Kieran Apps" w:date="2022-04-25T15:37:00Z"/>
          <w:sz w:val="22"/>
          <w:szCs w:val="22"/>
        </w:rPr>
      </w:pPr>
    </w:p>
    <w:p w14:paraId="6138B785" w14:textId="77777777" w:rsidR="00F37A27" w:rsidRDefault="00F37A27" w:rsidP="00686890">
      <w:pPr>
        <w:pStyle w:val="Title2"/>
        <w:spacing w:before="100" w:beforeAutospacing="1" w:after="100" w:afterAutospacing="1"/>
        <w:rPr>
          <w:ins w:id="12" w:author="(s) Kieran Apps" w:date="2022-04-26T13:59:00Z"/>
          <w:sz w:val="22"/>
          <w:szCs w:val="22"/>
        </w:rPr>
      </w:pPr>
    </w:p>
    <w:p w14:paraId="14C0C043" w14:textId="30C3C3BB" w:rsidR="00686890" w:rsidRDefault="00686890" w:rsidP="00686890">
      <w:pPr>
        <w:pStyle w:val="Title2"/>
        <w:spacing w:before="100" w:beforeAutospacing="1" w:after="100" w:afterAutospacing="1"/>
        <w:rPr>
          <w:sz w:val="22"/>
          <w:szCs w:val="22"/>
        </w:rPr>
      </w:pPr>
      <w:r>
        <w:rPr>
          <w:sz w:val="22"/>
          <w:szCs w:val="22"/>
        </w:rPr>
        <w:lastRenderedPageBreak/>
        <w:t>Figure 1: Convolutional Neural Network Example</w:t>
      </w:r>
    </w:p>
    <w:p w14:paraId="2C9DD0AC" w14:textId="312E3E70" w:rsidR="00686890" w:rsidRDefault="00686890" w:rsidP="00686890">
      <w:pPr>
        <w:pStyle w:val="Title2"/>
        <w:spacing w:before="100" w:beforeAutospacing="1" w:after="100" w:afterAutospacing="1"/>
        <w:rPr>
          <w:sz w:val="22"/>
          <w:szCs w:val="22"/>
        </w:rPr>
      </w:pPr>
      <w:r>
        <w:rPr>
          <w:noProof/>
          <w:sz w:val="22"/>
          <w:szCs w:val="22"/>
        </w:rPr>
        <w:drawing>
          <wp:inline distT="0" distB="0" distL="0" distR="0" wp14:anchorId="561E1A37" wp14:editId="5BE08D6A">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2DE45CD5" w14:textId="11983D6B" w:rsidR="004D34CC" w:rsidRDefault="001962E2" w:rsidP="00ED1019">
      <w:pPr>
        <w:pStyle w:val="Title2"/>
        <w:spacing w:before="100" w:beforeAutospacing="1" w:after="100" w:afterAutospacing="1"/>
        <w:jc w:val="left"/>
        <w:rPr>
          <w:sz w:val="22"/>
          <w:szCs w:val="22"/>
        </w:rPr>
      </w:pPr>
      <w:r>
        <w:rPr>
          <w:sz w:val="22"/>
          <w:szCs w:val="22"/>
        </w:rPr>
        <w:t>Therefore, supervised learning with the aid of a CNN is a potential combination of techniques to allow a car to know where to drive and recogni</w:t>
      </w:r>
      <w:r w:rsidR="00F8027E">
        <w:rPr>
          <w:sz w:val="22"/>
          <w:szCs w:val="22"/>
        </w:rPr>
        <w:t>s</w:t>
      </w:r>
      <w:r>
        <w:rPr>
          <w:sz w:val="22"/>
          <w:szCs w:val="22"/>
        </w:rPr>
        <w:t xml:space="preserve">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1CFD6943"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F8027E">
        <w:rPr>
          <w:sz w:val="22"/>
          <w:szCs w:val="22"/>
        </w:rPr>
        <w:t>unlabelled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62998DF"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 xml:space="preserve">and is used to find patterns throughout a large set of </w:t>
      </w:r>
      <w:r w:rsidR="00F8027E">
        <w:rPr>
          <w:sz w:val="22"/>
          <w:szCs w:val="22"/>
        </w:rPr>
        <w:t>unlabelled</w:t>
      </w:r>
      <w:r w:rsidR="00067190">
        <w:rPr>
          <w:sz w:val="22"/>
          <w:szCs w:val="22"/>
        </w:rPr>
        <w:t xml:space="preserve">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w:t>
      </w:r>
      <w:r w:rsidR="007A28AA">
        <w:rPr>
          <w:sz w:val="22"/>
          <w:szCs w:val="22"/>
        </w:rPr>
        <w:t>s</w:t>
      </w:r>
      <w:r w:rsidR="00E248DC">
        <w:rPr>
          <w:sz w:val="22"/>
          <w:szCs w:val="22"/>
        </w:rPr>
        <w:t>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lastRenderedPageBreak/>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7158F6E6"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w:t>
      </w:r>
      <w:commentRangeStart w:id="13"/>
      <w:r w:rsidR="002C0816">
        <w:rPr>
          <w:sz w:val="22"/>
          <w:szCs w:val="22"/>
        </w:rPr>
        <w:t>action will be tak</w:t>
      </w:r>
      <w:r w:rsidR="00FA1E02">
        <w:rPr>
          <w:sz w:val="22"/>
          <w:szCs w:val="22"/>
        </w:rPr>
        <w:t>en</w:t>
      </w:r>
      <w:commentRangeEnd w:id="13"/>
      <w:del w:id="14" w:author="(s) Kieran Apps" w:date="2022-04-25T13:34:00Z">
        <w:r w:rsidR="007A28AA" w:rsidDel="00FA1E02">
          <w:rPr>
            <w:rStyle w:val="CommentReference"/>
          </w:rPr>
          <w:commentReference w:id="13"/>
        </w:r>
      </w:del>
      <w:r w:rsidR="002C0816">
        <w:rPr>
          <w:sz w:val="22"/>
          <w:szCs w:val="22"/>
        </w:rPr>
        <w:t xml:space="preserve">,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w:t>
      </w:r>
      <w:del w:id="15" w:author="(s) Kieran Apps" w:date="2022-04-26T13:45:00Z">
        <w:r w:rsidR="0001041D" w:rsidDel="00C31A8A">
          <w:rPr>
            <w:rFonts w:cstheme="minorHAnsi"/>
            <w:sz w:val="22"/>
            <w:szCs w:val="22"/>
          </w:rPr>
          <w:delText>, and</w:delText>
        </w:r>
      </w:del>
      <w:ins w:id="16" w:author="(s) Kieran Apps" w:date="2022-04-26T13:45:00Z">
        <w:r w:rsidR="00C31A8A">
          <w:rPr>
            <w:rFonts w:cstheme="minorHAnsi"/>
            <w:sz w:val="22"/>
            <w:szCs w:val="22"/>
          </w:rPr>
          <w:t xml:space="preserve"> and</w:t>
        </w:r>
      </w:ins>
      <w:r w:rsidR="0001041D">
        <w:rPr>
          <w:rFonts w:cstheme="minorHAnsi"/>
          <w:sz w:val="22"/>
          <w:szCs w:val="22"/>
        </w:rPr>
        <w:t xml:space="preserve"> as the name suggests, exploring the space).</w:t>
      </w:r>
    </w:p>
    <w:p w14:paraId="4356C7BC" w14:textId="2112538B"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t xml:space="preserve">As rewards for given </w:t>
      </w:r>
      <w:commentRangeStart w:id="17"/>
      <w:r>
        <w:rPr>
          <w:rFonts w:cstheme="minorHAnsi"/>
          <w:sz w:val="22"/>
          <w:szCs w:val="22"/>
        </w:rPr>
        <w:t xml:space="preserve">actions </w:t>
      </w:r>
      <w:r w:rsidR="003726E8">
        <w:rPr>
          <w:rFonts w:cstheme="minorHAnsi"/>
          <w:sz w:val="22"/>
          <w:szCs w:val="22"/>
        </w:rPr>
        <w:t xml:space="preserve">in </w:t>
      </w:r>
      <w:r>
        <w:rPr>
          <w:rFonts w:cstheme="minorHAnsi"/>
          <w:sz w:val="22"/>
          <w:szCs w:val="22"/>
        </w:rPr>
        <w:t xml:space="preserve">certain </w:t>
      </w:r>
      <w:commentRangeEnd w:id="17"/>
      <w:r w:rsidR="007A28AA">
        <w:rPr>
          <w:rStyle w:val="CommentReference"/>
        </w:rPr>
        <w:commentReference w:id="17"/>
      </w:r>
      <w:r>
        <w:rPr>
          <w:rFonts w:cstheme="minorHAnsi"/>
          <w:sz w:val="22"/>
          <w:szCs w:val="22"/>
        </w:rPr>
        <w:t>states are calculated the agent is knowledgeable enough to choose accurately the best option for its current state.</w:t>
      </w:r>
    </w:p>
    <w:p w14:paraId="777C6446" w14:textId="129BC705"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A simple example of reinforcement learning in practice is a simple robot trying to find the exit of a maze. Any action the robot takes that moves it closer to the exit gives a reward</w:t>
      </w:r>
      <w:del w:id="18" w:author="(s) Kieran Apps" w:date="2022-04-26T13:45:00Z">
        <w:r w:rsidDel="00C31A8A">
          <w:rPr>
            <w:rFonts w:cstheme="minorHAnsi"/>
            <w:sz w:val="22"/>
            <w:szCs w:val="22"/>
          </w:rPr>
          <w:delText>, and</w:delText>
        </w:r>
      </w:del>
      <w:ins w:id="19" w:author="(s) Kieran Apps" w:date="2022-04-26T13:45:00Z">
        <w:r w:rsidR="00C31A8A">
          <w:rPr>
            <w:rFonts w:cstheme="minorHAnsi"/>
            <w:sz w:val="22"/>
            <w:szCs w:val="22"/>
          </w:rPr>
          <w:t xml:space="preserve"> and</w:t>
        </w:r>
      </w:ins>
      <w:r>
        <w:rPr>
          <w:rFonts w:cstheme="minorHAnsi"/>
          <w:sz w:val="22"/>
          <w:szCs w:val="22"/>
        </w:rPr>
        <w:t xml:space="preserve">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del w:id="20" w:author="(s) Kieran Apps" w:date="2022-04-26T13:45:00Z">
        <w:r w:rsidR="00852C4E" w:rsidDel="00C31A8A">
          <w:rPr>
            <w:rFonts w:cstheme="minorHAnsi"/>
            <w:sz w:val="22"/>
            <w:szCs w:val="22"/>
          </w:rPr>
          <w:delText>, and</w:delText>
        </w:r>
      </w:del>
      <w:ins w:id="21" w:author="(s) Kieran Apps" w:date="2022-04-26T13:45:00Z">
        <w:r w:rsidR="00C31A8A">
          <w:rPr>
            <w:rFonts w:cstheme="minorHAnsi"/>
            <w:sz w:val="22"/>
            <w:szCs w:val="22"/>
          </w:rPr>
          <w:t xml:space="preserve"> and</w:t>
        </w:r>
      </w:ins>
      <w:r w:rsidR="00852C4E">
        <w:rPr>
          <w:rFonts w:cstheme="minorHAnsi"/>
          <w:sz w:val="22"/>
          <w:szCs w:val="22"/>
        </w:rPr>
        <w:t xml:space="preserve">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w:t>
      </w:r>
      <w:proofErr w:type="gramStart"/>
      <w:r>
        <w:rPr>
          <w:sz w:val="22"/>
          <w:szCs w:val="22"/>
        </w:rPr>
        <w:t>each individual</w:t>
      </w:r>
      <w:proofErr w:type="gramEnd"/>
      <w:r>
        <w:rPr>
          <w:sz w:val="22"/>
          <w:szCs w:val="22"/>
        </w:rPr>
        <w:t xml:space="preserve"> </w:t>
      </w:r>
      <w:r w:rsidR="005237ED">
        <w:rPr>
          <w:sz w:val="22"/>
          <w:szCs w:val="22"/>
        </w:rPr>
        <w:t>which then allows for the reproduction of these best individuals to take place.</w:t>
      </w:r>
    </w:p>
    <w:p w14:paraId="2EB28AD7" w14:textId="11A91ACA"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commentRangeStart w:id="22"/>
      <w:r w:rsidR="006223F5">
        <w:rPr>
          <w:sz w:val="22"/>
          <w:szCs w:val="22"/>
        </w:rPr>
        <w:t>First</w:t>
      </w:r>
      <w:commentRangeEnd w:id="22"/>
      <w:r w:rsidR="007A28AA">
        <w:rPr>
          <w:rStyle w:val="CommentReference"/>
        </w:rPr>
        <w:commentReference w:id="22"/>
      </w:r>
      <w:r w:rsidR="006223F5">
        <w:rPr>
          <w:sz w:val="22"/>
          <w:szCs w:val="22"/>
        </w:rPr>
        <w:t>,</w:t>
      </w:r>
      <w:r w:rsidR="00F84F1E">
        <w:rPr>
          <w:sz w:val="22"/>
          <w:szCs w:val="22"/>
        </w:rPr>
        <w:t xml:space="preserve"> is the method to perform this reproduction and the second </w:t>
      </w:r>
      <w:r w:rsidR="00BA42F8">
        <w:rPr>
          <w:sz w:val="22"/>
          <w:szCs w:val="22"/>
        </w:rPr>
        <w:t xml:space="preserve">challenge </w:t>
      </w:r>
      <w:r w:rsidR="00F84F1E">
        <w:rPr>
          <w:sz w:val="22"/>
          <w:szCs w:val="22"/>
        </w:rPr>
        <w:t xml:space="preserve">is how to prevent the individuals from becoming too similar too quickly and thus not being able to explore a large enough search space to find acceptable results. </w:t>
      </w:r>
      <w:r w:rsidR="00454D07">
        <w:rPr>
          <w:sz w:val="22"/>
          <w:szCs w:val="22"/>
        </w:rPr>
        <w:t xml:space="preserve">To </w:t>
      </w:r>
      <w:r w:rsidR="00454D07">
        <w:rPr>
          <w:sz w:val="22"/>
          <w:szCs w:val="22"/>
        </w:rPr>
        <w:lastRenderedPageBreak/>
        <w:t>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 xml:space="preserve">After this point is chosen the two parents swap portions to </w:t>
      </w:r>
      <w:proofErr w:type="gramStart"/>
      <w:r w:rsidR="003649AE">
        <w:rPr>
          <w:sz w:val="22"/>
          <w:szCs w:val="22"/>
        </w:rPr>
        <w:t>mix together</w:t>
      </w:r>
      <w:proofErr w:type="gramEnd"/>
      <w:r w:rsidR="003649AE">
        <w:rPr>
          <w:sz w:val="22"/>
          <w:szCs w:val="22"/>
        </w:rPr>
        <w:t xml:space="preserve">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32C46C17" w:rsidR="00EA35BF" w:rsidRDefault="00131ABA" w:rsidP="00EA35BF">
      <w:pPr>
        <w:pStyle w:val="Title2"/>
        <w:spacing w:before="100" w:beforeAutospacing="1" w:after="100" w:afterAutospacing="1"/>
        <w:rPr>
          <w:sz w:val="22"/>
          <w:szCs w:val="22"/>
        </w:rPr>
      </w:pPr>
      <w:ins w:id="23" w:author="(s) Kieran Apps" w:date="2022-04-25T13:45:00Z">
        <w:r>
          <w:rPr>
            <w:noProof/>
            <w:sz w:val="22"/>
            <w:szCs w:val="22"/>
          </w:rPr>
          <w:drawing>
            <wp:anchor distT="0" distB="0" distL="114300" distR="114300" simplePos="0" relativeHeight="251665408" behindDoc="0" locked="0" layoutInCell="1" allowOverlap="1" wp14:anchorId="5A450767" wp14:editId="23B00D86">
              <wp:simplePos x="0" y="0"/>
              <wp:positionH relativeFrom="margin">
                <wp:align>center</wp:align>
              </wp:positionH>
              <wp:positionV relativeFrom="paragraph">
                <wp:posOffset>336706</wp:posOffset>
              </wp:positionV>
              <wp:extent cx="3752850" cy="2009775"/>
              <wp:effectExtent l="0" t="0" r="0" b="9525"/>
              <wp:wrapTopAndBottom/>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rotWithShape="1">
                      <a:blip r:embed="rId14">
                        <a:extLst>
                          <a:ext uri="{28A0092B-C50C-407E-A947-70E740481C1C}">
                            <a14:useLocalDpi xmlns:a14="http://schemas.microsoft.com/office/drawing/2010/main" val="0"/>
                          </a:ext>
                        </a:extLst>
                      </a:blip>
                      <a:srcRect l="21194" t="18903" r="52236" b="53022"/>
                      <a:stretch/>
                    </pic:blipFill>
                    <pic:spPr bwMode="auto">
                      <a:xfrm>
                        <a:off x="0" y="0"/>
                        <a:ext cx="37528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A35BF">
        <w:rPr>
          <w:sz w:val="22"/>
          <w:szCs w:val="22"/>
        </w:rPr>
        <w:t xml:space="preserve">Figure: </w:t>
      </w:r>
      <w:r w:rsidR="003F5229">
        <w:rPr>
          <w:sz w:val="22"/>
          <w:szCs w:val="22"/>
        </w:rPr>
        <w:t xml:space="preserve">2 </w:t>
      </w:r>
      <w:r w:rsidR="00BA09C7">
        <w:rPr>
          <w:sz w:val="22"/>
          <w:szCs w:val="22"/>
        </w:rPr>
        <w:t>(Showing uniform crossover)</w:t>
      </w:r>
    </w:p>
    <w:p w14:paraId="253EDB85" w14:textId="3C617864" w:rsidR="00BA09C7" w:rsidRDefault="00BA09C7" w:rsidP="00EA35BF">
      <w:pPr>
        <w:pStyle w:val="Title2"/>
        <w:spacing w:before="100" w:beforeAutospacing="1" w:after="100" w:afterAutospacing="1"/>
        <w:rPr>
          <w:sz w:val="22"/>
          <w:szCs w:val="22"/>
        </w:rPr>
      </w:pPr>
    </w:p>
    <w:p w14:paraId="33E9BFAC" w14:textId="0506FEA4" w:rsidR="006622C9" w:rsidRDefault="00BA09C7" w:rsidP="00ED1019">
      <w:pPr>
        <w:pStyle w:val="Title2"/>
        <w:spacing w:before="100" w:beforeAutospacing="1" w:after="100" w:afterAutospacing="1"/>
        <w:jc w:val="left"/>
        <w:rPr>
          <w:sz w:val="22"/>
          <w:szCs w:val="22"/>
        </w:rPr>
      </w:pPr>
      <w:commentRangeStart w:id="24"/>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commentRangeEnd w:id="24"/>
      <w:r w:rsidR="00A7200A">
        <w:rPr>
          <w:rStyle w:val="CommentReference"/>
        </w:rPr>
        <w:commentReference w:id="24"/>
      </w:r>
      <w:r w:rsidR="00A80D95">
        <w:rPr>
          <w:sz w:val="22"/>
          <w:szCs w:val="22"/>
        </w:rPr>
        <w:t>.</w:t>
      </w:r>
    </w:p>
    <w:p w14:paraId="31B17609" w14:textId="609AE668"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47B23CFC" w:rsidR="00F04584" w:rsidRDefault="005538E3" w:rsidP="00ED1019">
      <w:pPr>
        <w:pStyle w:val="Title2"/>
        <w:spacing w:before="100" w:beforeAutospacing="1" w:after="100" w:afterAutospacing="1"/>
        <w:jc w:val="left"/>
        <w:rPr>
          <w:sz w:val="22"/>
          <w:szCs w:val="22"/>
        </w:rPr>
      </w:pPr>
      <w:r>
        <w:rPr>
          <w:sz w:val="22"/>
          <w:szCs w:val="22"/>
        </w:rPr>
        <w:t>Mutation is used to random</w:t>
      </w:r>
      <w:r w:rsidR="00A603BE">
        <w:rPr>
          <w:sz w:val="22"/>
          <w:szCs w:val="22"/>
        </w:rPr>
        <w:t>ly</w:t>
      </w:r>
      <w:r>
        <w:rPr>
          <w:sz w:val="22"/>
          <w:szCs w:val="22"/>
        </w:rPr>
        <w:t xml:space="preserve">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4DC708A6" w:rsidR="00F94515" w:rsidRDefault="00F94515" w:rsidP="00ED1019">
      <w:pPr>
        <w:pStyle w:val="Title2"/>
        <w:spacing w:before="100" w:beforeAutospacing="1" w:after="100" w:afterAutospacing="1"/>
        <w:jc w:val="left"/>
        <w:rPr>
          <w:sz w:val="22"/>
          <w:szCs w:val="22"/>
        </w:rPr>
      </w:pPr>
      <w:r>
        <w:rPr>
          <w:sz w:val="22"/>
          <w:szCs w:val="22"/>
        </w:rPr>
        <w:lastRenderedPageBreak/>
        <w:t xml:space="preserve">For a binary individual, such as </w:t>
      </w:r>
      <w:commentRangeStart w:id="25"/>
      <w:r>
        <w:rPr>
          <w:sz w:val="22"/>
          <w:szCs w:val="22"/>
        </w:rPr>
        <w:t xml:space="preserve">Figure </w:t>
      </w:r>
      <w:commentRangeEnd w:id="25"/>
      <w:r w:rsidR="003F5229">
        <w:rPr>
          <w:sz w:val="22"/>
          <w:szCs w:val="22"/>
        </w:rPr>
        <w:t xml:space="preserve">2 </w:t>
      </w:r>
      <w:r w:rsidR="00A603BE">
        <w:rPr>
          <w:rStyle w:val="CommentReference"/>
        </w:rPr>
        <w:commentReference w:id="25"/>
      </w:r>
      <w:r>
        <w:rPr>
          <w:sz w:val="22"/>
          <w:szCs w:val="22"/>
        </w:rPr>
        <w:t xml:space="preserve">and Figure </w:t>
      </w:r>
      <w:r w:rsidR="003F5229">
        <w:rPr>
          <w:sz w:val="22"/>
          <w:szCs w:val="22"/>
        </w:rPr>
        <w:t>3</w:t>
      </w:r>
      <w:r>
        <w:rPr>
          <w:sz w:val="22"/>
          <w:szCs w:val="22"/>
        </w:rPr>
        <w:t>,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67A3A058" w:rsidR="00407F3E" w:rsidRDefault="00407F3E" w:rsidP="00407F3E">
      <w:pPr>
        <w:pStyle w:val="Title2"/>
        <w:spacing w:before="100" w:beforeAutospacing="1" w:after="100" w:afterAutospacing="1"/>
        <w:rPr>
          <w:sz w:val="22"/>
          <w:szCs w:val="22"/>
        </w:rPr>
      </w:pPr>
      <w:r>
        <w:rPr>
          <w:sz w:val="22"/>
          <w:szCs w:val="22"/>
        </w:rPr>
        <w:t xml:space="preserve">Figure: </w:t>
      </w:r>
      <w:r w:rsidR="003F5229">
        <w:rPr>
          <w:sz w:val="22"/>
          <w:szCs w:val="22"/>
        </w:rPr>
        <w:t xml:space="preserve">3 </w:t>
      </w:r>
      <w:r>
        <w:rPr>
          <w:sz w:val="22"/>
          <w:szCs w:val="22"/>
        </w:rPr>
        <w:t>(Showing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5"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proofErr w:type="gramStart"/>
      <w:r>
        <w:rPr>
          <w:sz w:val="22"/>
          <w:szCs w:val="22"/>
        </w:rPr>
        <w:t>Both of the a</w:t>
      </w:r>
      <w:r w:rsidR="005E3264">
        <w:rPr>
          <w:sz w:val="22"/>
          <w:szCs w:val="22"/>
        </w:rPr>
        <w:t>b</w:t>
      </w:r>
      <w:r>
        <w:rPr>
          <w:sz w:val="22"/>
          <w:szCs w:val="22"/>
        </w:rPr>
        <w:t>o</w:t>
      </w:r>
      <w:r w:rsidR="005E3264">
        <w:rPr>
          <w:sz w:val="22"/>
          <w:szCs w:val="22"/>
        </w:rPr>
        <w:t>v</w:t>
      </w:r>
      <w:r>
        <w:rPr>
          <w:sz w:val="22"/>
          <w:szCs w:val="22"/>
        </w:rPr>
        <w:t>e</w:t>
      </w:r>
      <w:proofErr w:type="gramEnd"/>
      <w:r>
        <w:rPr>
          <w:sz w:val="22"/>
          <w:szCs w:val="22"/>
        </w:rPr>
        <w:t xml:space="preserv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7873037B" w14:textId="77777777" w:rsidR="0066325C" w:rsidRDefault="001454A8" w:rsidP="00E05697">
      <w:pPr>
        <w:pStyle w:val="Title2"/>
        <w:spacing w:before="100" w:beforeAutospacing="1" w:after="100" w:afterAutospacing="1"/>
        <w:jc w:val="left"/>
        <w:rPr>
          <w:ins w:id="26" w:author="(s) Kieran Apps" w:date="2022-04-25T13:55:00Z"/>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w:t>
      </w:r>
      <w:r w:rsidR="00A603BE">
        <w:rPr>
          <w:sz w:val="22"/>
          <w:szCs w:val="22"/>
        </w:rPr>
        <w:t>of many</w:t>
      </w:r>
      <w:r w:rsidR="005D73C9">
        <w:rPr>
          <w:sz w:val="22"/>
          <w:szCs w:val="22"/>
        </w:rPr>
        <w:t xml:space="preserve"> A.I. applications and take inspiration from the neurons within the human (or other mammalian) brains. </w:t>
      </w:r>
      <w:r w:rsidR="00D82555">
        <w:rPr>
          <w:sz w:val="22"/>
          <w:szCs w:val="22"/>
        </w:rPr>
        <w:t>This mean</w:t>
      </w:r>
      <w:r w:rsidR="00A603BE">
        <w:rPr>
          <w:sz w:val="22"/>
          <w:szCs w:val="22"/>
        </w:rPr>
        <w:t>s</w:t>
      </w:r>
      <w:r w:rsidR="00D82555">
        <w:rPr>
          <w:sz w:val="22"/>
          <w:szCs w:val="22"/>
        </w:rPr>
        <w:t xml:space="preserve"> that there are neurons that take input from other neurons and depending on the signal provided, produce some sort of output that is either strong enough to trigger an action or is too weak to do anything</w:t>
      </w:r>
      <w:r w:rsidR="0066325C">
        <w:rPr>
          <w:sz w:val="22"/>
          <w:szCs w:val="22"/>
        </w:rPr>
        <w:t>.</w:t>
      </w:r>
    </w:p>
    <w:p w14:paraId="72456C2C" w14:textId="2C7AA75A"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0A80FA14" w:rsidR="00F2692D" w:rsidRDefault="00D54274" w:rsidP="00E05697">
      <w:pPr>
        <w:pStyle w:val="Title2"/>
        <w:spacing w:before="100" w:beforeAutospacing="1" w:after="100" w:afterAutospacing="1"/>
        <w:jc w:val="left"/>
        <w:rPr>
          <w:sz w:val="22"/>
          <w:szCs w:val="22"/>
        </w:rPr>
      </w:pPr>
      <w:r>
        <w:rPr>
          <w:sz w:val="22"/>
          <w:szCs w:val="22"/>
        </w:rPr>
        <w:t>To digiti</w:t>
      </w:r>
      <w:r w:rsidR="00D36886">
        <w:rPr>
          <w:sz w:val="22"/>
          <w:szCs w:val="22"/>
        </w:rPr>
        <w:t>s</w:t>
      </w:r>
      <w:r>
        <w:rPr>
          <w:sz w:val="22"/>
          <w:szCs w:val="22"/>
        </w:rPr>
        <w:t>e this concept of a neuron, the first thing to be done is find a neat way to represent this neuron in a computer system</w:t>
      </w:r>
      <w:r w:rsidR="006111A3">
        <w:rPr>
          <w:sz w:val="22"/>
          <w:szCs w:val="22"/>
        </w:rPr>
        <w:t xml:space="preserve">. </w:t>
      </w:r>
      <w:commentRangeStart w:id="27"/>
      <w:r w:rsidR="006111A3">
        <w:rPr>
          <w:sz w:val="22"/>
          <w:szCs w:val="22"/>
        </w:rPr>
        <w:t>The representation of this neuron consists of the value of the node</w:t>
      </w:r>
      <w:r w:rsidR="001450A0">
        <w:rPr>
          <w:sz w:val="22"/>
          <w:szCs w:val="22"/>
        </w:rPr>
        <w:t xml:space="preserve"> (given as an input to the network, or an input from a previous layer of nodes)</w:t>
      </w:r>
      <w:r w:rsidR="006111A3">
        <w:rPr>
          <w:sz w:val="22"/>
          <w:szCs w:val="22"/>
        </w:rPr>
        <w:t xml:space="preserve"> and a set of weights and biases</w:t>
      </w:r>
      <w:r w:rsidR="004A3A1E">
        <w:rPr>
          <w:sz w:val="22"/>
          <w:szCs w:val="22"/>
        </w:rPr>
        <w:t xml:space="preserve">, </w:t>
      </w:r>
      <w:r w:rsidR="006111A3">
        <w:rPr>
          <w:sz w:val="22"/>
          <w:szCs w:val="22"/>
        </w:rPr>
        <w:t xml:space="preserve">used to signify the strength of </w:t>
      </w:r>
      <w:r w:rsidR="004A3A1E">
        <w:rPr>
          <w:sz w:val="22"/>
          <w:szCs w:val="22"/>
        </w:rPr>
        <w:t xml:space="preserve">the </w:t>
      </w:r>
      <w:r w:rsidR="006111A3">
        <w:rPr>
          <w:sz w:val="22"/>
          <w:szCs w:val="22"/>
        </w:rPr>
        <w:t>node (or neuron) similarly to how connections in the human brain can be strong and weak.</w:t>
      </w:r>
      <w:commentRangeEnd w:id="27"/>
      <w:r w:rsidR="00D36886">
        <w:rPr>
          <w:rStyle w:val="CommentReference"/>
        </w:rPr>
        <w:commentReference w:id="27"/>
      </w:r>
      <w:r w:rsidR="001450A0">
        <w:rPr>
          <w:sz w:val="22"/>
          <w:szCs w:val="22"/>
        </w:rPr>
        <w:t xml:space="preserve"> The larger the weight, the more likely a node is to trigger an action within the network</w:t>
      </w:r>
      <w:r w:rsidR="006F03E9">
        <w:rPr>
          <w:sz w:val="22"/>
          <w:szCs w:val="22"/>
        </w:rPr>
        <w:t xml:space="preserve"> since the output of a node is a function of the input</w:t>
      </w:r>
      <w:r w:rsidR="0088343F">
        <w:rPr>
          <w:sz w:val="22"/>
          <w:szCs w:val="22"/>
        </w:rPr>
        <w:t>s</w:t>
      </w:r>
      <w:r w:rsidR="006F03E9">
        <w:rPr>
          <w:sz w:val="22"/>
          <w:szCs w:val="22"/>
        </w:rPr>
        <w:t>, weights and biases.</w:t>
      </w:r>
    </w:p>
    <w:p w14:paraId="2F595C1F" w14:textId="33E0E380" w:rsidR="008E678D" w:rsidRPr="00FE0DFC" w:rsidRDefault="008E678D" w:rsidP="00FE0DFC">
      <w:pPr>
        <w:pStyle w:val="Title2"/>
        <w:spacing w:before="100" w:beforeAutospacing="1" w:after="100" w:afterAutospacing="1"/>
        <w:jc w:val="left"/>
        <w:rPr>
          <w:sz w:val="18"/>
          <w:szCs w:val="18"/>
        </w:rPr>
      </w:pPr>
      <w:r>
        <w:rPr>
          <w:noProof/>
          <w:sz w:val="22"/>
          <w:szCs w:val="22"/>
        </w:rPr>
        <w:lastRenderedPageBreak/>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6"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 xml:space="preserve">Figure: </w:t>
      </w:r>
      <w:r w:rsidR="00016DD8">
        <w:rPr>
          <w:sz w:val="22"/>
          <w:szCs w:val="22"/>
        </w:rPr>
        <w:t xml:space="preserve">4 </w:t>
      </w:r>
      <w:r>
        <w:rPr>
          <w:sz w:val="22"/>
          <w:szCs w:val="22"/>
        </w:rPr>
        <w:t>(Simple Neural Network</w:t>
      </w:r>
      <w:r w:rsidR="00FE0DFC">
        <w:rPr>
          <w:sz w:val="22"/>
          <w:szCs w:val="22"/>
        </w:rPr>
        <w:t xml:space="preserve"> </w:t>
      </w:r>
      <w:r w:rsidR="00FE0DFC" w:rsidRPr="008D18DE">
        <w:rPr>
          <w:sz w:val="18"/>
          <w:szCs w:val="18"/>
        </w:rPr>
        <w:t xml:space="preserve">(Visualisation created using: </w:t>
      </w:r>
      <w:hyperlink r:id="rId17"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596EE3B3" w:rsidR="008D18DE" w:rsidRDefault="0056155C" w:rsidP="00E05697">
      <w:pPr>
        <w:pStyle w:val="Title2"/>
        <w:spacing w:before="100" w:beforeAutospacing="1" w:after="100" w:afterAutospacing="1"/>
        <w:jc w:val="left"/>
        <w:rPr>
          <w:sz w:val="22"/>
          <w:szCs w:val="22"/>
        </w:rPr>
      </w:pPr>
      <w:r>
        <w:rPr>
          <w:sz w:val="22"/>
          <w:szCs w:val="22"/>
        </w:rPr>
        <w:t>In Figure 3 above, an extremely basic NN topology is provided to help visuali</w:t>
      </w:r>
      <w:r w:rsidR="00D36886">
        <w:rPr>
          <w:sz w:val="22"/>
          <w:szCs w:val="22"/>
        </w:rPr>
        <w:t>se</w:t>
      </w:r>
      <w:r>
        <w:rPr>
          <w:sz w:val="22"/>
          <w:szCs w:val="22"/>
        </w:rPr>
        <w:t xml:space="preserve"> how these weights and biases link the inputs to outputs. Just two inputs, x1 and x2 are connected to </w:t>
      </w:r>
      <w:r w:rsidR="003D023D">
        <w:rPr>
          <w:sz w:val="22"/>
          <w:szCs w:val="22"/>
        </w:rPr>
        <w:t xml:space="preserve">an output node, x3 and </w:t>
      </w:r>
      <w:proofErr w:type="gramStart"/>
      <w:r w:rsidR="003D023D">
        <w:rPr>
          <w:sz w:val="22"/>
          <w:szCs w:val="22"/>
        </w:rPr>
        <w:t>both of these</w:t>
      </w:r>
      <w:proofErr w:type="gramEnd"/>
      <w:r w:rsidR="003D023D">
        <w:rPr>
          <w:sz w:val="22"/>
          <w:szCs w:val="22"/>
        </w:rPr>
        <w:t xml:space="preserve"> connections have a random weight (when initially assigned) w1 and </w:t>
      </w:r>
      <w:commentRangeStart w:id="28"/>
      <w:r w:rsidR="003D023D">
        <w:rPr>
          <w:sz w:val="22"/>
          <w:szCs w:val="22"/>
        </w:rPr>
        <w:t>w</w:t>
      </w:r>
      <w:commentRangeEnd w:id="28"/>
      <w:r w:rsidR="00D36886">
        <w:rPr>
          <w:rStyle w:val="CommentReference"/>
        </w:rPr>
        <w:commentReference w:id="28"/>
      </w:r>
      <w:r w:rsidR="0088343F">
        <w:rPr>
          <w:sz w:val="22"/>
          <w:szCs w:val="22"/>
        </w:rPr>
        <w:t>2</w:t>
      </w:r>
      <w:r w:rsidR="003D023D">
        <w:rPr>
          <w:sz w:val="22"/>
          <w:szCs w:val="22"/>
        </w:rPr>
        <w:t xml:space="preserve"> with the 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2D4D97"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260BC11" w:rsidR="00DE2306" w:rsidRDefault="00083B14" w:rsidP="00083B14">
      <w:pPr>
        <w:pStyle w:val="Title2"/>
        <w:spacing w:before="100" w:beforeAutospacing="1" w:after="100" w:afterAutospacing="1"/>
        <w:jc w:val="left"/>
        <w:rPr>
          <w:sz w:val="22"/>
          <w:szCs w:val="22"/>
        </w:rPr>
      </w:pPr>
      <w:r>
        <w:rPr>
          <w:sz w:val="22"/>
          <w:szCs w:val="22"/>
        </w:rPr>
        <w:t xml:space="preserve">This is repeated for all nodes </w:t>
      </w:r>
      <w:proofErr w:type="gramStart"/>
      <w:r>
        <w:rPr>
          <w:sz w:val="22"/>
          <w:szCs w:val="22"/>
        </w:rPr>
        <w:t>in a given</w:t>
      </w:r>
      <w:proofErr w:type="gramEnd"/>
      <w:r>
        <w:rPr>
          <w:sz w:val="22"/>
          <w:szCs w:val="22"/>
        </w:rPr>
        <w:t xml:space="preserve"> layer, Figure 3 only needs this computed once for the single output, but if there were more outputs</w:t>
      </w:r>
      <w:r w:rsidR="001E4C1D">
        <w:rPr>
          <w:sz w:val="22"/>
          <w:szCs w:val="22"/>
        </w:rPr>
        <w:t xml:space="preserve">, or this was a hidden layer with multiple nodes the calculation may need to be computed </w:t>
      </w:r>
      <w:r w:rsidR="004A3A1E" w:rsidRPr="004A3A1E">
        <w:rPr>
          <w:i/>
          <w:iCs/>
          <w:sz w:val="22"/>
          <w:szCs w:val="22"/>
        </w:rPr>
        <w:t>N</w:t>
      </w:r>
      <w:r w:rsidR="001E4C1D">
        <w:rPr>
          <w:sz w:val="22"/>
          <w:szCs w:val="22"/>
        </w:rPr>
        <w:t xml:space="preserve"> many times for the size of the new layer.</w:t>
      </w:r>
    </w:p>
    <w:p w14:paraId="0CB66F22" w14:textId="48D17B66" w:rsidR="00F64763" w:rsidRDefault="00755F7F" w:rsidP="00083B14">
      <w:pPr>
        <w:pStyle w:val="Title2"/>
        <w:spacing w:before="100" w:beforeAutospacing="1" w:after="100" w:afterAutospacing="1"/>
        <w:jc w:val="left"/>
        <w:rPr>
          <w:sz w:val="22"/>
          <w:szCs w:val="22"/>
        </w:rPr>
      </w:pPr>
      <w:commentRangeStart w:id="29"/>
      <w:r>
        <w:rPr>
          <w:sz w:val="22"/>
          <w:szCs w:val="22"/>
        </w:rPr>
        <w:t>Training</w:t>
      </w:r>
      <w:r w:rsidR="00F64763">
        <w:rPr>
          <w:sz w:val="22"/>
          <w:szCs w:val="22"/>
        </w:rPr>
        <w:t xml:space="preserve"> a Neural Network can involve many different techniques, </w:t>
      </w:r>
      <w:r>
        <w:rPr>
          <w:sz w:val="22"/>
          <w:szCs w:val="22"/>
        </w:rPr>
        <w:t>with the main method being back propagation supervised learning</w:t>
      </w:r>
      <w:r w:rsidR="00BB5AD4">
        <w:rPr>
          <w:sz w:val="22"/>
          <w:szCs w:val="22"/>
        </w:rPr>
        <w:t>.</w:t>
      </w:r>
      <w:r>
        <w:rPr>
          <w:sz w:val="22"/>
          <w:szCs w:val="22"/>
        </w:rPr>
        <w:t xml:space="preserve"> </w:t>
      </w:r>
    </w:p>
    <w:p w14:paraId="195BBC6C" w14:textId="072FBEF0"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performed after a forward pass of a given network has been completed and the</w:t>
      </w:r>
      <w:r w:rsidR="000D6644">
        <w:rPr>
          <w:sz w:val="22"/>
          <w:szCs w:val="22"/>
        </w:rPr>
        <w:t>n the</w:t>
      </w:r>
      <w:r w:rsidR="00974866">
        <w:rPr>
          <w:sz w:val="22"/>
          <w:szCs w:val="22"/>
        </w:rPr>
        <w:t xml:space="preserve"> predicted results </w:t>
      </w:r>
      <w:r w:rsidR="00C17686">
        <w:rPr>
          <w:sz w:val="22"/>
          <w:szCs w:val="22"/>
        </w:rPr>
        <w:t xml:space="preserve">are </w:t>
      </w:r>
      <w:r w:rsidR="00974866">
        <w:rPr>
          <w:sz w:val="22"/>
          <w:szCs w:val="22"/>
        </w:rPr>
        <w:t>compared to the actual results in the training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del w:id="30" w:author="(s) Kieran Apps" w:date="2022-04-26T13:45:00Z">
        <w:r w:rsidR="00B6108E" w:rsidDel="00C31A8A">
          <w:rPr>
            <w:sz w:val="22"/>
            <w:szCs w:val="22"/>
          </w:rPr>
          <w:delText>, and</w:delText>
        </w:r>
      </w:del>
      <w:ins w:id="31" w:author="(s) Kieran Apps" w:date="2022-04-26T13:45:00Z">
        <w:r w:rsidR="00C31A8A">
          <w:rPr>
            <w:sz w:val="22"/>
            <w:szCs w:val="22"/>
          </w:rPr>
          <w:t xml:space="preserve"> and</w:t>
        </w:r>
      </w:ins>
      <w:r w:rsidR="00B6108E">
        <w:rPr>
          <w:sz w:val="22"/>
          <w:szCs w:val="22"/>
        </w:rPr>
        <w:t xml:space="preserve">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w:t>
      </w:r>
      <w:proofErr w:type="gramStart"/>
      <w:r w:rsidR="00B6108E">
        <w:rPr>
          <w:sz w:val="22"/>
          <w:szCs w:val="22"/>
        </w:rPr>
        <w:t>all of</w:t>
      </w:r>
      <w:proofErr w:type="gramEnd"/>
      <w:r w:rsidR="00B6108E">
        <w:rPr>
          <w:sz w:val="22"/>
          <w:szCs w:val="22"/>
        </w:rPr>
        <w:t xml:space="preserve"> the weights will produce a </w:t>
      </w:r>
      <w:r w:rsidR="00B6108E">
        <w:rPr>
          <w:sz w:val="22"/>
          <w:szCs w:val="22"/>
        </w:rPr>
        <w:lastRenderedPageBreak/>
        <w:t>slightly more accurate prediction since this loss alters them slightly in the correct direction of the learning gradient</w:t>
      </w:r>
      <w:r w:rsidR="00C60719">
        <w:rPr>
          <w:sz w:val="22"/>
          <w:szCs w:val="22"/>
        </w:rPr>
        <w:t xml:space="preserve"> (an increase or decrease)</w:t>
      </w:r>
      <w:r w:rsidR="00B6108E">
        <w:rPr>
          <w:sz w:val="22"/>
          <w:szCs w:val="22"/>
        </w:rPr>
        <w:t xml:space="preserve">.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commentRangeEnd w:id="29"/>
      <w:r w:rsidR="00E52209">
        <w:rPr>
          <w:rStyle w:val="CommentReference"/>
        </w:rPr>
        <w:commentReference w:id="29"/>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231C32CA" w14:textId="77777777" w:rsidR="006B1D69" w:rsidRDefault="006B1D69" w:rsidP="008674D6">
      <w:pPr>
        <w:pStyle w:val="Title2"/>
        <w:spacing w:before="100" w:beforeAutospacing="1" w:after="100" w:afterAutospacing="1"/>
        <w:rPr>
          <w:ins w:id="32" w:author="(s) Kieran Apps" w:date="2022-04-26T13:59:00Z"/>
          <w:sz w:val="22"/>
          <w:szCs w:val="22"/>
        </w:rPr>
      </w:pPr>
    </w:p>
    <w:p w14:paraId="0FA36A2D" w14:textId="77777777" w:rsidR="006B1D69" w:rsidRDefault="006B1D69" w:rsidP="008674D6">
      <w:pPr>
        <w:pStyle w:val="Title2"/>
        <w:spacing w:before="100" w:beforeAutospacing="1" w:after="100" w:afterAutospacing="1"/>
        <w:rPr>
          <w:ins w:id="33" w:author="(s) Kieran Apps" w:date="2022-04-26T13:59:00Z"/>
          <w:sz w:val="22"/>
          <w:szCs w:val="22"/>
        </w:rPr>
      </w:pPr>
    </w:p>
    <w:p w14:paraId="5841E3ED" w14:textId="77777777" w:rsidR="006B1D69" w:rsidRDefault="006B1D69" w:rsidP="008674D6">
      <w:pPr>
        <w:pStyle w:val="Title2"/>
        <w:spacing w:before="100" w:beforeAutospacing="1" w:after="100" w:afterAutospacing="1"/>
        <w:rPr>
          <w:ins w:id="34" w:author="(s) Kieran Apps" w:date="2022-04-26T13:59:00Z"/>
          <w:sz w:val="22"/>
          <w:szCs w:val="22"/>
        </w:rPr>
      </w:pPr>
    </w:p>
    <w:p w14:paraId="762AD522" w14:textId="77777777" w:rsidR="006B1D69" w:rsidRDefault="006B1D69" w:rsidP="008674D6">
      <w:pPr>
        <w:pStyle w:val="Title2"/>
        <w:spacing w:before="100" w:beforeAutospacing="1" w:after="100" w:afterAutospacing="1"/>
        <w:rPr>
          <w:ins w:id="35" w:author="(s) Kieran Apps" w:date="2022-04-26T13:59:00Z"/>
          <w:sz w:val="22"/>
          <w:szCs w:val="22"/>
        </w:rPr>
      </w:pPr>
    </w:p>
    <w:p w14:paraId="71639720" w14:textId="77777777" w:rsidR="006B1D69" w:rsidRDefault="006B1D69" w:rsidP="008674D6">
      <w:pPr>
        <w:pStyle w:val="Title2"/>
        <w:spacing w:before="100" w:beforeAutospacing="1" w:after="100" w:afterAutospacing="1"/>
        <w:rPr>
          <w:ins w:id="36" w:author="(s) Kieran Apps" w:date="2022-04-26T13:59:00Z"/>
          <w:sz w:val="22"/>
          <w:szCs w:val="22"/>
        </w:rPr>
      </w:pPr>
    </w:p>
    <w:p w14:paraId="486CA7A0" w14:textId="77777777" w:rsidR="006B1D69" w:rsidRDefault="006B1D69" w:rsidP="008674D6">
      <w:pPr>
        <w:pStyle w:val="Title2"/>
        <w:spacing w:before="100" w:beforeAutospacing="1" w:after="100" w:afterAutospacing="1"/>
        <w:rPr>
          <w:ins w:id="37" w:author="(s) Kieran Apps" w:date="2022-04-26T13:59:00Z"/>
          <w:sz w:val="22"/>
          <w:szCs w:val="22"/>
        </w:rPr>
      </w:pPr>
    </w:p>
    <w:p w14:paraId="1DEBAAFB" w14:textId="77777777" w:rsidR="006B1D69" w:rsidRDefault="006B1D69" w:rsidP="008674D6">
      <w:pPr>
        <w:pStyle w:val="Title2"/>
        <w:spacing w:before="100" w:beforeAutospacing="1" w:after="100" w:afterAutospacing="1"/>
        <w:rPr>
          <w:ins w:id="38" w:author="(s) Kieran Apps" w:date="2022-04-26T13:59:00Z"/>
          <w:sz w:val="22"/>
          <w:szCs w:val="22"/>
        </w:rPr>
      </w:pPr>
    </w:p>
    <w:p w14:paraId="46D4782D" w14:textId="77777777" w:rsidR="006B1D69" w:rsidRDefault="006B1D69" w:rsidP="008674D6">
      <w:pPr>
        <w:pStyle w:val="Title2"/>
        <w:spacing w:before="100" w:beforeAutospacing="1" w:after="100" w:afterAutospacing="1"/>
        <w:rPr>
          <w:ins w:id="39" w:author="(s) Kieran Apps" w:date="2022-04-26T13:59:00Z"/>
          <w:sz w:val="22"/>
          <w:szCs w:val="22"/>
        </w:rPr>
      </w:pPr>
    </w:p>
    <w:p w14:paraId="5B09F4A9" w14:textId="77777777" w:rsidR="006B1D69" w:rsidRDefault="006B1D69" w:rsidP="008674D6">
      <w:pPr>
        <w:pStyle w:val="Title2"/>
        <w:spacing w:before="100" w:beforeAutospacing="1" w:after="100" w:afterAutospacing="1"/>
        <w:rPr>
          <w:ins w:id="40" w:author="(s) Kieran Apps" w:date="2022-04-26T13:59:00Z"/>
          <w:sz w:val="22"/>
          <w:szCs w:val="22"/>
        </w:rPr>
      </w:pPr>
    </w:p>
    <w:p w14:paraId="042EEA1C" w14:textId="77777777" w:rsidR="006B1D69" w:rsidRDefault="006B1D69" w:rsidP="008674D6">
      <w:pPr>
        <w:pStyle w:val="Title2"/>
        <w:spacing w:before="100" w:beforeAutospacing="1" w:after="100" w:afterAutospacing="1"/>
        <w:rPr>
          <w:ins w:id="41" w:author="(s) Kieran Apps" w:date="2022-04-26T13:59:00Z"/>
          <w:sz w:val="22"/>
          <w:szCs w:val="22"/>
        </w:rPr>
      </w:pPr>
    </w:p>
    <w:p w14:paraId="3D44471B" w14:textId="27FBDBE0" w:rsidR="00E779CC" w:rsidRDefault="00E779CC" w:rsidP="008674D6">
      <w:pPr>
        <w:pStyle w:val="Title2"/>
        <w:spacing w:before="100" w:beforeAutospacing="1" w:after="100" w:afterAutospacing="1"/>
        <w:rPr>
          <w:sz w:val="22"/>
          <w:szCs w:val="22"/>
        </w:rPr>
      </w:pPr>
      <w:r>
        <w:rPr>
          <w:sz w:val="22"/>
          <w:szCs w:val="22"/>
        </w:rPr>
        <w:lastRenderedPageBreak/>
        <w:t xml:space="preserve">Figure: </w:t>
      </w:r>
      <w:r w:rsidR="00016DD8">
        <w:rPr>
          <w:sz w:val="22"/>
          <w:szCs w:val="22"/>
        </w:rPr>
        <w:t xml:space="preserve">5 </w:t>
      </w:r>
      <w:r>
        <w:rPr>
          <w:sz w:val="22"/>
          <w:szCs w:val="22"/>
        </w:rPr>
        <w:t>(Complex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593FCD89"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w:t>
      </w:r>
      <w:proofErr w:type="gramStart"/>
      <w:r>
        <w:rPr>
          <w:sz w:val="22"/>
          <w:szCs w:val="22"/>
        </w:rPr>
        <w:t>similar to</w:t>
      </w:r>
      <w:proofErr w:type="gramEnd"/>
      <w:r>
        <w:rPr>
          <w:sz w:val="22"/>
          <w:szCs w:val="22"/>
        </w:rPr>
        <w:t xml:space="preserve">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DNNs are architecturally the same as a normal Neural Network however, they have many more hidden layers between the input and output. For example, a normal Neural Network can have 0 or 1 hidden layers</w:t>
      </w:r>
      <w:del w:id="42" w:author="(s) Kieran Apps" w:date="2022-04-26T13:45:00Z">
        <w:r w:rsidR="00BB08BD" w:rsidDel="00C31A8A">
          <w:rPr>
            <w:sz w:val="22"/>
            <w:szCs w:val="22"/>
          </w:rPr>
          <w:delText>, and</w:delText>
        </w:r>
      </w:del>
      <w:ins w:id="43" w:author="(s) Kieran Apps" w:date="2022-04-26T13:45:00Z">
        <w:r w:rsidR="00C31A8A">
          <w:rPr>
            <w:sz w:val="22"/>
            <w:szCs w:val="22"/>
          </w:rPr>
          <w:t xml:space="preserve"> and</w:t>
        </w:r>
      </w:ins>
      <w:r w:rsidR="00BB08BD">
        <w:rPr>
          <w:sz w:val="22"/>
          <w:szCs w:val="22"/>
        </w:rPr>
        <w:t xml:space="preserve">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w:t>
      </w:r>
      <w:proofErr w:type="gramStart"/>
      <w:r w:rsidR="002750E6">
        <w:rPr>
          <w:sz w:val="22"/>
          <w:szCs w:val="22"/>
        </w:rPr>
        <w:t>all of</w:t>
      </w:r>
      <w:proofErr w:type="gramEnd"/>
      <w:r w:rsidR="002750E6">
        <w:rPr>
          <w:sz w:val="22"/>
          <w:szCs w:val="22"/>
        </w:rPr>
        <w:t xml:space="preserve">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3FB85DD8" w:rsidR="008879C3" w:rsidRDefault="008879C3" w:rsidP="008879C3">
      <w:pPr>
        <w:pStyle w:val="Title2"/>
        <w:spacing w:before="100" w:beforeAutospacing="1" w:after="100" w:afterAutospacing="1"/>
        <w:rPr>
          <w:sz w:val="22"/>
          <w:szCs w:val="22"/>
        </w:rPr>
      </w:pPr>
      <w:r>
        <w:rPr>
          <w:sz w:val="22"/>
          <w:szCs w:val="22"/>
        </w:rPr>
        <w:t xml:space="preserve">Figure </w:t>
      </w:r>
      <w:r w:rsidR="00016DD8">
        <w:rPr>
          <w:sz w:val="22"/>
          <w:szCs w:val="22"/>
        </w:rPr>
        <w:t>6</w:t>
      </w:r>
      <w:r>
        <w:rPr>
          <w:sz w:val="22"/>
          <w:szCs w:val="22"/>
        </w:rPr>
        <w:t>: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1B0EBB9D"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 xml:space="preserve">This algorithmic technique takes </w:t>
      </w:r>
      <w:proofErr w:type="gramStart"/>
      <w:r w:rsidR="0067625B">
        <w:rPr>
          <w:sz w:val="22"/>
          <w:szCs w:val="22"/>
        </w:rPr>
        <w:t>all of</w:t>
      </w:r>
      <w:proofErr w:type="gramEnd"/>
      <w:r w:rsidR="0067625B">
        <w:rPr>
          <w:sz w:val="22"/>
          <w:szCs w:val="22"/>
        </w:rPr>
        <w:t xml:space="preserve"> the key concepts from evolutionary learning and applies them, such as the cross-over and mutation functions.</w:t>
      </w:r>
    </w:p>
    <w:p w14:paraId="10FDE0AB" w14:textId="02E4629D"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 xml:space="preserve">s use chromosomes to represent the attributes within a </w:t>
      </w:r>
      <w:commentRangeStart w:id="44"/>
      <w:r>
        <w:rPr>
          <w:sz w:val="22"/>
          <w:szCs w:val="22"/>
        </w:rPr>
        <w:t>network</w:t>
      </w:r>
      <w:r w:rsidR="000B106E">
        <w:rPr>
          <w:sz w:val="22"/>
          <w:szCs w:val="22"/>
        </w:rPr>
        <w:t xml:space="preserve"> and apply</w:t>
      </w:r>
      <w:r>
        <w:rPr>
          <w:sz w:val="22"/>
          <w:szCs w:val="22"/>
        </w:rPr>
        <w:t xml:space="preserve"> genetic </w:t>
      </w:r>
      <w:commentRangeEnd w:id="44"/>
      <w:r w:rsidR="00B01A17">
        <w:rPr>
          <w:rStyle w:val="CommentReference"/>
        </w:rPr>
        <w:commentReference w:id="44"/>
      </w:r>
      <w:r>
        <w:rPr>
          <w:sz w:val="22"/>
          <w:szCs w:val="22"/>
        </w:rPr>
        <w:t>operators to help guide the population of individuals into the correct direction to reach a global optimum [18].</w:t>
      </w:r>
      <w:r w:rsidR="007D065E">
        <w:rPr>
          <w:sz w:val="22"/>
          <w:szCs w:val="22"/>
        </w:rPr>
        <w:t xml:space="preserve"> Parameters are initiali</w:t>
      </w:r>
      <w:r w:rsidR="00B01A17">
        <w:rPr>
          <w:sz w:val="22"/>
          <w:szCs w:val="22"/>
        </w:rPr>
        <w:t>s</w:t>
      </w:r>
      <w:r w:rsidR="007D065E">
        <w:rPr>
          <w:sz w:val="22"/>
          <w:szCs w:val="22"/>
        </w:rPr>
        <w:t xml:space="preserve">ed to be </w:t>
      </w:r>
      <w:r w:rsidR="000B106E">
        <w:rPr>
          <w:sz w:val="22"/>
          <w:szCs w:val="22"/>
        </w:rPr>
        <w:t>completely</w:t>
      </w:r>
      <w:r w:rsidR="007D065E">
        <w:rPr>
          <w:sz w:val="22"/>
          <w:szCs w:val="22"/>
        </w:rPr>
        <w:t xml:space="preserve"> random</w:t>
      </w:r>
      <w:r w:rsidR="000B106E">
        <w:rPr>
          <w:sz w:val="22"/>
          <w:szCs w:val="22"/>
        </w:rPr>
        <w:t xml:space="preserve"> </w:t>
      </w:r>
      <w:r w:rsidR="00B01A17">
        <w:rPr>
          <w:sz w:val="22"/>
          <w:szCs w:val="22"/>
        </w:rPr>
        <w:t>and</w:t>
      </w:r>
      <w:r w:rsidR="007D065E">
        <w:rPr>
          <w:sz w:val="22"/>
          <w:szCs w:val="22"/>
        </w:rPr>
        <w:t xml:space="preserve"> for a Neural Network this would mean initiali</w:t>
      </w:r>
      <w:r w:rsidR="00B01A17">
        <w:rPr>
          <w:sz w:val="22"/>
          <w:szCs w:val="22"/>
        </w:rPr>
        <w:t>s</w:t>
      </w:r>
      <w:r w:rsidR="007D065E">
        <w:rPr>
          <w:sz w:val="22"/>
          <w:szCs w:val="22"/>
        </w:rPr>
        <w:t xml:space="preserve">ing a random </w:t>
      </w:r>
      <w:r w:rsidR="007D065E">
        <w:rPr>
          <w:sz w:val="22"/>
          <w:szCs w:val="22"/>
        </w:rPr>
        <w:lastRenderedPageBreak/>
        <w:t xml:space="preserve">set of weights and biases to fit the size of the network that is desired, </w:t>
      </w:r>
      <w:r w:rsidR="00930E53">
        <w:rPr>
          <w:sz w:val="22"/>
          <w:szCs w:val="22"/>
        </w:rPr>
        <w:t>with each of these values being the genes or chromosomes to be used within the GA.</w:t>
      </w:r>
    </w:p>
    <w:p w14:paraId="60A82C04" w14:textId="5CD46C37"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 xml:space="preserve">accuracy of the output or time taken to perform the task at hand. </w:t>
      </w:r>
      <w:r w:rsidR="00F92E05">
        <w:rPr>
          <w:sz w:val="22"/>
          <w:szCs w:val="22"/>
        </w:rPr>
        <w:t>Subsequently</w:t>
      </w:r>
      <w:r w:rsidR="00AC0CD0">
        <w:rPr>
          <w:sz w:val="22"/>
          <w:szCs w:val="22"/>
        </w:rPr>
        <w:t>,</w:t>
      </w:r>
      <w:r w:rsidR="005B6721">
        <w:rPr>
          <w:sz w:val="22"/>
          <w:szCs w:val="22"/>
        </w:rPr>
        <w:t xml:space="preserve">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0B43A289"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ways to select the parents for the next generation of individuals, each providing a different twist on how they are selected</w:t>
      </w:r>
      <w:del w:id="45" w:author="(s) Kieran Apps" w:date="2022-04-26T13:45:00Z">
        <w:r w:rsidDel="00C31A8A">
          <w:rPr>
            <w:sz w:val="22"/>
            <w:szCs w:val="22"/>
          </w:rPr>
          <w:delText>, and</w:delText>
        </w:r>
      </w:del>
      <w:ins w:id="46" w:author="(s) Kieran Apps" w:date="2022-04-26T13:45:00Z">
        <w:r w:rsidR="00C31A8A">
          <w:rPr>
            <w:sz w:val="22"/>
            <w:szCs w:val="22"/>
          </w:rPr>
          <w:t xml:space="preserve"> and</w:t>
        </w:r>
      </w:ins>
      <w:r>
        <w:rPr>
          <w:sz w:val="22"/>
          <w:szCs w:val="22"/>
        </w:rPr>
        <w:t xml:space="preserve">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0AC44E34" w:rsidR="00704B48" w:rsidRDefault="00704B48" w:rsidP="00704B48">
      <w:pPr>
        <w:pStyle w:val="Title2"/>
        <w:spacing w:before="100" w:beforeAutospacing="1" w:after="100" w:afterAutospacing="1"/>
        <w:rPr>
          <w:sz w:val="22"/>
          <w:szCs w:val="22"/>
        </w:rPr>
      </w:pPr>
      <w:r>
        <w:rPr>
          <w:sz w:val="22"/>
          <w:szCs w:val="22"/>
        </w:rPr>
        <w:t xml:space="preserve">Figure </w:t>
      </w:r>
      <w:r w:rsidR="00016DD8">
        <w:rPr>
          <w:sz w:val="22"/>
          <w:szCs w:val="22"/>
        </w:rPr>
        <w:t>7</w:t>
      </w:r>
      <w:r>
        <w:rPr>
          <w:sz w:val="22"/>
          <w:szCs w:val="22"/>
        </w:rPr>
        <w:t>: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20"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0C67C37D"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w:t>
      </w:r>
      <w:commentRangeStart w:id="47"/>
      <w:r>
        <w:rPr>
          <w:sz w:val="22"/>
          <w:szCs w:val="22"/>
        </w:rPr>
        <w:t>sorts the</w:t>
      </w:r>
      <w:r w:rsidR="008F259B">
        <w:rPr>
          <w:sz w:val="22"/>
          <w:szCs w:val="22"/>
        </w:rPr>
        <w:t>m</w:t>
      </w:r>
      <w:r>
        <w:rPr>
          <w:sz w:val="22"/>
          <w:szCs w:val="22"/>
        </w:rPr>
        <w:t xml:space="preserve"> </w:t>
      </w:r>
      <w:commentRangeEnd w:id="47"/>
      <w:r w:rsidR="00495ADF">
        <w:rPr>
          <w:rStyle w:val="CommentReference"/>
        </w:rPr>
        <w:commentReference w:id="47"/>
      </w:r>
      <w:r>
        <w:rPr>
          <w:sz w:val="22"/>
          <w:szCs w:val="22"/>
        </w:rPr>
        <w:t>in order of best to worst (best having the highest fitness score, worst the lowest) and then uses these rankings to pick out the ind</w:t>
      </w:r>
      <w:r w:rsidR="00495ADF">
        <w:rPr>
          <w:sz w:val="22"/>
          <w:szCs w:val="22"/>
        </w:rPr>
        <w:t>ividual</w:t>
      </w:r>
      <w:r>
        <w:rPr>
          <w:sz w:val="22"/>
          <w:szCs w:val="22"/>
        </w:rPr>
        <w:t xml:space="preserve"> to use. </w:t>
      </w:r>
      <w:commentRangeStart w:id="48"/>
      <w:r>
        <w:rPr>
          <w:sz w:val="22"/>
          <w:szCs w:val="22"/>
        </w:rPr>
        <w:t>For example, the worst may be rank 1</w:t>
      </w:r>
      <w:del w:id="49" w:author="(s) Kieran Apps" w:date="2022-04-26T13:45:00Z">
        <w:r w:rsidDel="00C31A8A">
          <w:rPr>
            <w:sz w:val="22"/>
            <w:szCs w:val="22"/>
          </w:rPr>
          <w:delText>, and</w:delText>
        </w:r>
      </w:del>
      <w:ins w:id="50" w:author="(s) Kieran Apps" w:date="2022-04-26T13:45:00Z">
        <w:r w:rsidR="00C31A8A">
          <w:rPr>
            <w:sz w:val="22"/>
            <w:szCs w:val="22"/>
          </w:rPr>
          <w:t xml:space="preserve"> and</w:t>
        </w:r>
      </w:ins>
      <w:r>
        <w:rPr>
          <w:sz w:val="22"/>
          <w:szCs w:val="22"/>
        </w:rPr>
        <w:t xml:space="preserve">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w:t>
      </w:r>
      <w:r w:rsidR="008F259B">
        <w:rPr>
          <w:sz w:val="22"/>
          <w:szCs w:val="22"/>
        </w:rPr>
        <w:t>. T</w:t>
      </w:r>
      <w:r w:rsidR="000548DC">
        <w:rPr>
          <w:sz w:val="22"/>
          <w:szCs w:val="22"/>
        </w:rPr>
        <w:t>hen the probability that an individual is chosen is proportional to its rank within the population so that no one individual will have an 80% or 90% chance of being picked.</w:t>
      </w:r>
      <w:commentRangeEnd w:id="48"/>
      <w:r w:rsidR="00495ADF">
        <w:rPr>
          <w:rStyle w:val="CommentReference"/>
        </w:rPr>
        <w:commentReference w:id="48"/>
      </w:r>
      <w:r w:rsidR="00B26FEB">
        <w:rPr>
          <w:sz w:val="22"/>
          <w:szCs w:val="22"/>
        </w:rPr>
        <w:t xml:space="preserve"> A formula for this proportional probability is:</w:t>
      </w:r>
    </w:p>
    <w:p w14:paraId="4DE7C929" w14:textId="0E200284" w:rsidR="00B26FEB" w:rsidRPr="008B4DB5" w:rsidRDefault="00B26FEB" w:rsidP="00B26FEB">
      <w:pPr>
        <w:pStyle w:val="Title2"/>
        <w:spacing w:before="100" w:beforeAutospacing="1" w:after="100" w:afterAutospacing="1"/>
        <w:rPr>
          <w:sz w:val="22"/>
          <w:szCs w:val="22"/>
        </w:rPr>
      </w:pPr>
      <m:oMathPara>
        <m:oMath>
          <m:r>
            <w:rPr>
              <w:rFonts w:ascii="Cambria Math" w:hAnsi="Cambria Math"/>
              <w:sz w:val="22"/>
              <w:szCs w:val="22"/>
            </w:rPr>
            <m:t xml:space="preserve">p= </m:t>
          </m:r>
          <m:f>
            <m:fPr>
              <m:ctrlPr>
                <w:rPr>
                  <w:rFonts w:ascii="Cambria Math" w:hAnsi="Cambria Math"/>
                  <w:i/>
                  <w:sz w:val="22"/>
                  <w:szCs w:val="22"/>
                </w:rPr>
              </m:ctrlPr>
            </m:fPr>
            <m:num>
              <m:r>
                <w:rPr>
                  <w:rFonts w:ascii="Cambria Math" w:hAnsi="Cambria Math"/>
                  <w:sz w:val="22"/>
                  <w:szCs w:val="22"/>
                </w:rPr>
                <m:t>r</m:t>
              </m:r>
            </m:num>
            <m:den>
              <m:nary>
                <m:naryPr>
                  <m:chr m:val="∑"/>
                  <m:limLoc m:val="undOvr"/>
                  <m:ctrlPr>
                    <w:rPr>
                      <w:rFonts w:ascii="Cambria Math" w:hAnsi="Cambria Math"/>
                      <w:i/>
                      <w:sz w:val="22"/>
                      <w:szCs w:val="22"/>
                    </w:rPr>
                  </m:ctrlPr>
                </m:naryPr>
                <m:sub>
                  <m:r>
                    <w:rPr>
                      <w:rFonts w:ascii="Cambria Math" w:hAnsi="Cambria Math"/>
                      <w:sz w:val="22"/>
                      <w:szCs w:val="22"/>
                    </w:rPr>
                    <m:t>i</m:t>
                  </m:r>
                </m:sub>
                <m:sup>
                  <m:r>
                    <w:rPr>
                      <w:rFonts w:ascii="Cambria Math" w:hAnsi="Cambria Math"/>
                      <w:sz w:val="22"/>
                      <w:szCs w:val="22"/>
                    </w:rPr>
                    <m:t>N</m:t>
                  </m:r>
                </m:sup>
                <m:e>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m:t>
                      </m:r>
                    </m:sub>
                  </m:sSub>
                </m:e>
              </m:nary>
            </m:den>
          </m:f>
          <m:r>
            <w:rPr>
              <w:rFonts w:ascii="Cambria Math" w:hAnsi="Cambria Math"/>
              <w:sz w:val="22"/>
              <w:szCs w:val="22"/>
            </w:rPr>
            <m:t>x100</m:t>
          </m:r>
        </m:oMath>
      </m:oMathPara>
    </w:p>
    <w:p w14:paraId="7D0D32A7" w14:textId="2FAB72C0" w:rsidR="008B4DB5" w:rsidRDefault="008B4DB5" w:rsidP="008B4DB5">
      <w:pPr>
        <w:pStyle w:val="Title2"/>
        <w:spacing w:before="100" w:beforeAutospacing="1" w:after="100" w:afterAutospacing="1"/>
        <w:jc w:val="left"/>
        <w:rPr>
          <w:sz w:val="22"/>
          <w:szCs w:val="22"/>
        </w:rPr>
      </w:pPr>
      <w:r>
        <w:rPr>
          <w:sz w:val="22"/>
          <w:szCs w:val="22"/>
        </w:rPr>
        <w:t>Where ‘</w:t>
      </w:r>
      <w:r w:rsidRPr="00925D1A">
        <w:rPr>
          <w:i/>
          <w:iCs/>
          <w:sz w:val="22"/>
          <w:szCs w:val="22"/>
        </w:rPr>
        <w:t>r</w:t>
      </w:r>
      <w:r>
        <w:rPr>
          <w:sz w:val="22"/>
          <w:szCs w:val="22"/>
        </w:rPr>
        <w:t>’ is the rank of the individual</w:t>
      </w:r>
      <w:r w:rsidR="00380525">
        <w:rPr>
          <w:sz w:val="22"/>
          <w:szCs w:val="22"/>
        </w:rPr>
        <w:t xml:space="preserve"> (a number value between 1 to </w:t>
      </w:r>
      <w:r w:rsidR="00380525">
        <w:rPr>
          <w:i/>
          <w:iCs/>
          <w:sz w:val="22"/>
          <w:szCs w:val="22"/>
        </w:rPr>
        <w:t>N</w:t>
      </w:r>
      <w:r w:rsidR="00380525">
        <w:rPr>
          <w:sz w:val="22"/>
          <w:szCs w:val="22"/>
        </w:rPr>
        <w:t>)</w:t>
      </w:r>
      <w:r>
        <w:rPr>
          <w:sz w:val="22"/>
          <w:szCs w:val="22"/>
        </w:rPr>
        <w:t>.</w:t>
      </w:r>
    </w:p>
    <w:p w14:paraId="7F850194" w14:textId="77777777" w:rsidR="00C53E42" w:rsidRDefault="00C53E42" w:rsidP="00E05697">
      <w:pPr>
        <w:pStyle w:val="Title2"/>
        <w:spacing w:before="100" w:beforeAutospacing="1" w:after="100" w:afterAutospacing="1"/>
        <w:jc w:val="left"/>
        <w:rPr>
          <w:ins w:id="51" w:author="(s) Kieran Apps" w:date="2022-04-26T13:59:00Z"/>
          <w:sz w:val="22"/>
          <w:szCs w:val="22"/>
        </w:rPr>
      </w:pPr>
    </w:p>
    <w:p w14:paraId="406A76E9" w14:textId="77777777" w:rsidR="00C53E42" w:rsidRDefault="00C53E42" w:rsidP="00E05697">
      <w:pPr>
        <w:pStyle w:val="Title2"/>
        <w:spacing w:before="100" w:beforeAutospacing="1" w:after="100" w:afterAutospacing="1"/>
        <w:jc w:val="left"/>
        <w:rPr>
          <w:ins w:id="52" w:author="(s) Kieran Apps" w:date="2022-04-26T13:59:00Z"/>
          <w:sz w:val="22"/>
          <w:szCs w:val="22"/>
        </w:rPr>
      </w:pPr>
    </w:p>
    <w:p w14:paraId="4AF84D31" w14:textId="77777777" w:rsidR="00C53E42" w:rsidRDefault="00C53E42" w:rsidP="00E05697">
      <w:pPr>
        <w:pStyle w:val="Title2"/>
        <w:spacing w:before="100" w:beforeAutospacing="1" w:after="100" w:afterAutospacing="1"/>
        <w:jc w:val="left"/>
        <w:rPr>
          <w:ins w:id="53" w:author="(s) Kieran Apps" w:date="2022-04-26T13:59:00Z"/>
          <w:sz w:val="22"/>
          <w:szCs w:val="22"/>
        </w:rPr>
      </w:pPr>
    </w:p>
    <w:p w14:paraId="103896A5" w14:textId="77777777" w:rsidR="00C53E42" w:rsidRDefault="00C53E42" w:rsidP="00E05697">
      <w:pPr>
        <w:pStyle w:val="Title2"/>
        <w:spacing w:before="100" w:beforeAutospacing="1" w:after="100" w:afterAutospacing="1"/>
        <w:jc w:val="left"/>
        <w:rPr>
          <w:ins w:id="54" w:author="(s) Kieran Apps" w:date="2022-04-26T13:59:00Z"/>
          <w:sz w:val="22"/>
          <w:szCs w:val="22"/>
        </w:rPr>
      </w:pPr>
    </w:p>
    <w:p w14:paraId="71BEE8AC" w14:textId="77777777" w:rsidR="00C53E42" w:rsidRDefault="00C53E42" w:rsidP="00E05697">
      <w:pPr>
        <w:pStyle w:val="Title2"/>
        <w:spacing w:before="100" w:beforeAutospacing="1" w:after="100" w:afterAutospacing="1"/>
        <w:jc w:val="left"/>
        <w:rPr>
          <w:ins w:id="55" w:author="(s) Kieran Apps" w:date="2022-04-26T13:59:00Z"/>
          <w:sz w:val="22"/>
          <w:szCs w:val="22"/>
        </w:rPr>
      </w:pPr>
    </w:p>
    <w:p w14:paraId="0F40C4F8" w14:textId="77777777" w:rsidR="00C53E42" w:rsidRDefault="00C53E42" w:rsidP="00E05697">
      <w:pPr>
        <w:pStyle w:val="Title2"/>
        <w:spacing w:before="100" w:beforeAutospacing="1" w:after="100" w:afterAutospacing="1"/>
        <w:jc w:val="left"/>
        <w:rPr>
          <w:ins w:id="56" w:author="(s) Kieran Apps" w:date="2022-04-26T13:59:00Z"/>
          <w:sz w:val="22"/>
          <w:szCs w:val="22"/>
        </w:rPr>
      </w:pPr>
    </w:p>
    <w:p w14:paraId="6BC0E702" w14:textId="77777777" w:rsidR="00C53E42" w:rsidRDefault="00C53E42" w:rsidP="00E05697">
      <w:pPr>
        <w:pStyle w:val="Title2"/>
        <w:spacing w:before="100" w:beforeAutospacing="1" w:after="100" w:afterAutospacing="1"/>
        <w:jc w:val="left"/>
        <w:rPr>
          <w:ins w:id="57" w:author="(s) Kieran Apps" w:date="2022-04-26T13:59:00Z"/>
          <w:sz w:val="22"/>
          <w:szCs w:val="22"/>
        </w:rPr>
      </w:pPr>
    </w:p>
    <w:p w14:paraId="43427A2E" w14:textId="77777777" w:rsidR="00C53E42" w:rsidRDefault="00C53E42" w:rsidP="00E05697">
      <w:pPr>
        <w:pStyle w:val="Title2"/>
        <w:spacing w:before="100" w:beforeAutospacing="1" w:after="100" w:afterAutospacing="1"/>
        <w:jc w:val="left"/>
        <w:rPr>
          <w:ins w:id="58" w:author="(s) Kieran Apps" w:date="2022-04-26T13:59:00Z"/>
          <w:sz w:val="22"/>
          <w:szCs w:val="22"/>
        </w:rPr>
      </w:pPr>
    </w:p>
    <w:p w14:paraId="49585C4C" w14:textId="77777777" w:rsidR="00C53E42" w:rsidRDefault="00C53E42" w:rsidP="00E05697">
      <w:pPr>
        <w:pStyle w:val="Title2"/>
        <w:spacing w:before="100" w:beforeAutospacing="1" w:after="100" w:afterAutospacing="1"/>
        <w:jc w:val="left"/>
        <w:rPr>
          <w:ins w:id="59" w:author="(s) Kieran Apps" w:date="2022-04-26T13:59:00Z"/>
          <w:sz w:val="22"/>
          <w:szCs w:val="22"/>
        </w:rPr>
      </w:pPr>
    </w:p>
    <w:p w14:paraId="0534B0B3" w14:textId="77777777" w:rsidR="00C53E42" w:rsidRDefault="00C53E42" w:rsidP="00E05697">
      <w:pPr>
        <w:pStyle w:val="Title2"/>
        <w:spacing w:before="100" w:beforeAutospacing="1" w:after="100" w:afterAutospacing="1"/>
        <w:jc w:val="left"/>
        <w:rPr>
          <w:ins w:id="60" w:author="(s) Kieran Apps" w:date="2022-04-26T13:59:00Z"/>
          <w:sz w:val="22"/>
          <w:szCs w:val="22"/>
        </w:rPr>
      </w:pPr>
    </w:p>
    <w:p w14:paraId="226627C5" w14:textId="77777777" w:rsidR="00C53E42" w:rsidRDefault="00C53E42" w:rsidP="00E05697">
      <w:pPr>
        <w:pStyle w:val="Title2"/>
        <w:spacing w:before="100" w:beforeAutospacing="1" w:after="100" w:afterAutospacing="1"/>
        <w:jc w:val="left"/>
        <w:rPr>
          <w:ins w:id="61" w:author="(s) Kieran Apps" w:date="2022-04-26T13:59:00Z"/>
          <w:sz w:val="22"/>
          <w:szCs w:val="22"/>
        </w:rPr>
      </w:pPr>
    </w:p>
    <w:p w14:paraId="0617AEAE" w14:textId="516B74A1" w:rsidR="00355F71" w:rsidRDefault="00355F71" w:rsidP="00E05697">
      <w:pPr>
        <w:pStyle w:val="Title2"/>
        <w:spacing w:before="100" w:beforeAutospacing="1" w:after="100" w:afterAutospacing="1"/>
        <w:jc w:val="left"/>
        <w:rPr>
          <w:sz w:val="22"/>
          <w:szCs w:val="22"/>
        </w:rPr>
      </w:pPr>
      <w:r>
        <w:rPr>
          <w:sz w:val="22"/>
          <w:szCs w:val="22"/>
        </w:rPr>
        <w:lastRenderedPageBreak/>
        <w:t>In a pseudo-code format this could look something like:</w:t>
      </w:r>
    </w:p>
    <w:p w14:paraId="04F891EC" w14:textId="0CCCBF09"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016DD8">
        <w:rPr>
          <w:sz w:val="22"/>
          <w:szCs w:val="22"/>
        </w:rPr>
        <w:t>8</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2A70A39F"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w:t>
      </w:r>
      <w:r w:rsidR="00502E17">
        <w:rPr>
          <w:sz w:val="22"/>
          <w:szCs w:val="22"/>
        </w:rPr>
        <w:t>optimisation</w:t>
      </w:r>
      <w:commentRangeStart w:id="62"/>
      <w:commentRangeEnd w:id="62"/>
      <w:r w:rsidR="00A638A4">
        <w:rPr>
          <w:rStyle w:val="CommentReference"/>
        </w:rPr>
        <w:commentReference w:id="62"/>
      </w:r>
      <w:r w:rsidR="00EC6154">
        <w:rPr>
          <w:sz w:val="22"/>
          <w:szCs w:val="22"/>
        </w:rPr>
        <w:t xml:space="preserve">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60B73349" w14:textId="77777777" w:rsidR="00125A6B" w:rsidRDefault="00125A6B" w:rsidP="00E05697">
      <w:pPr>
        <w:pStyle w:val="Title2"/>
        <w:spacing w:before="100" w:beforeAutospacing="1" w:after="100" w:afterAutospacing="1"/>
        <w:jc w:val="left"/>
        <w:rPr>
          <w:ins w:id="63" w:author="(s) Kieran Apps" w:date="2022-04-26T13:59:00Z"/>
          <w:sz w:val="22"/>
          <w:szCs w:val="22"/>
          <w:u w:val="single"/>
        </w:rPr>
      </w:pPr>
    </w:p>
    <w:p w14:paraId="399D7C4C" w14:textId="771E4E85"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lastRenderedPageBreak/>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0CC6CCCE"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 xml:space="preserve">These markings ensure that two </w:t>
      </w:r>
      <w:r w:rsidR="00D16B3A">
        <w:rPr>
          <w:sz w:val="22"/>
          <w:szCs w:val="22"/>
        </w:rPr>
        <w:t>individuals</w:t>
      </w:r>
      <w:r w:rsidR="00E1785A">
        <w:rPr>
          <w:sz w:val="22"/>
          <w:szCs w:val="22"/>
        </w:rPr>
        <w:t xml:space="preserve">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r w:rsidR="00D16B3A">
        <w:rPr>
          <w:sz w:val="22"/>
          <w:szCs w:val="22"/>
        </w:rPr>
        <w:t xml:space="preserve"> Since, cross-over with an individual of a different species can lose </w:t>
      </w:r>
      <w:r w:rsidR="00D56CD1">
        <w:rPr>
          <w:sz w:val="22"/>
          <w:szCs w:val="22"/>
        </w:rPr>
        <w:t>an</w:t>
      </w:r>
      <w:r w:rsidR="00D16B3A">
        <w:rPr>
          <w:sz w:val="22"/>
          <w:szCs w:val="22"/>
        </w:rPr>
        <w:t xml:space="preserve"> adaptation unique to the individuals with</w:t>
      </w:r>
      <w:r w:rsidR="00D56CD1">
        <w:rPr>
          <w:sz w:val="22"/>
          <w:szCs w:val="22"/>
        </w:rPr>
        <w:t>in</w:t>
      </w:r>
      <w:r w:rsidR="00D16B3A">
        <w:rPr>
          <w:sz w:val="22"/>
          <w:szCs w:val="22"/>
        </w:rPr>
        <w:t xml:space="preserve"> this species, leading to the loss of a mutation that could be drastically beneficial to the network overall.</w:t>
      </w:r>
    </w:p>
    <w:p w14:paraId="2E83A0D8" w14:textId="4D2CC09F"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w:t>
      </w:r>
      <w:r w:rsidR="000F35FC">
        <w:rPr>
          <w:sz w:val="22"/>
          <w:szCs w:val="22"/>
        </w:rPr>
        <w:t xml:space="preserve"> is a method of keeping similar individuals associated with each other my grouping them within the same species, hence speciation.</w:t>
      </w:r>
      <w:r w:rsidR="006A0BCB">
        <w:rPr>
          <w:sz w:val="22"/>
          <w:szCs w:val="22"/>
        </w:rPr>
        <w:t xml:space="preserve"> </w:t>
      </w:r>
      <w:r w:rsidR="00155B3F">
        <w:rPr>
          <w:sz w:val="22"/>
          <w:szCs w:val="22"/>
        </w:rPr>
        <w:t>This technique</w:t>
      </w:r>
      <w:r w:rsidR="00DA125E">
        <w:rPr>
          <w:sz w:val="22"/>
          <w:szCs w:val="22"/>
        </w:rPr>
        <w:t xml:space="preserve"> is useful because when a new gene is added to the network, this can </w:t>
      </w:r>
      <w:proofErr w:type="gramStart"/>
      <w:r w:rsidR="00DA125E">
        <w:rPr>
          <w:sz w:val="22"/>
          <w:szCs w:val="22"/>
        </w:rPr>
        <w:t>actually have</w:t>
      </w:r>
      <w:proofErr w:type="gramEnd"/>
      <w:r w:rsidR="00DA125E">
        <w:rPr>
          <w:sz w:val="22"/>
          <w:szCs w:val="22"/>
        </w:rPr>
        <w:t xml:space="preser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00BFB535" w:rsidR="00CE7938" w:rsidRDefault="00CE7938" w:rsidP="00E05697">
      <w:pPr>
        <w:pStyle w:val="Title2"/>
        <w:spacing w:before="100" w:beforeAutospacing="1" w:after="100" w:afterAutospacing="1"/>
        <w:jc w:val="left"/>
        <w:rPr>
          <w:sz w:val="22"/>
          <w:szCs w:val="22"/>
        </w:rPr>
      </w:pPr>
      <w:r>
        <w:rPr>
          <w:sz w:val="22"/>
          <w:szCs w:val="22"/>
        </w:rPr>
        <w:t xml:space="preserve">In order to produce these different species, the NEAT algorithm </w:t>
      </w:r>
      <w:proofErr w:type="gramStart"/>
      <w:r>
        <w:rPr>
          <w:sz w:val="22"/>
          <w:szCs w:val="22"/>
        </w:rPr>
        <w:t>has to</w:t>
      </w:r>
      <w:proofErr w:type="gramEnd"/>
      <w:r>
        <w:rPr>
          <w:sz w:val="22"/>
          <w:szCs w:val="22"/>
        </w:rPr>
        <w:t xml:space="preserve"> able to add/create them at some point. This is performed in the same way to normal weight value mutations</w:t>
      </w:r>
      <w:del w:id="64" w:author="(s) Kieran Apps" w:date="2022-04-26T13:45:00Z">
        <w:r w:rsidR="001B3682" w:rsidDel="00C31A8A">
          <w:rPr>
            <w:sz w:val="22"/>
            <w:szCs w:val="22"/>
          </w:rPr>
          <w:delText>, and</w:delText>
        </w:r>
      </w:del>
      <w:ins w:id="65" w:author="(s) Kieran Apps" w:date="2022-04-26T13:45:00Z">
        <w:r w:rsidR="00C31A8A">
          <w:rPr>
            <w:sz w:val="22"/>
            <w:szCs w:val="22"/>
          </w:rPr>
          <w:t xml:space="preserve"> </w:t>
        </w:r>
        <w:proofErr w:type="gramStart"/>
        <w:r w:rsidR="00C31A8A">
          <w:rPr>
            <w:sz w:val="22"/>
            <w:szCs w:val="22"/>
          </w:rPr>
          <w:t>and</w:t>
        </w:r>
      </w:ins>
      <w:r w:rsidR="001B3682">
        <w:rPr>
          <w:sz w:val="22"/>
          <w:szCs w:val="22"/>
        </w:rPr>
        <w:t xml:space="preserve"> also</w:t>
      </w:r>
      <w:proofErr w:type="gramEnd"/>
      <w:r w:rsidR="001B3682">
        <w:rPr>
          <w:sz w:val="22"/>
          <w:szCs w:val="22"/>
        </w:rPr>
        <w:t xml:space="preserve">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w:t>
      </w:r>
      <w:del w:id="66" w:author="(s) Kieran Apps" w:date="2022-04-26T13:45:00Z">
        <w:r w:rsidR="005A26EE" w:rsidDel="00C31A8A">
          <w:rPr>
            <w:sz w:val="22"/>
            <w:szCs w:val="22"/>
          </w:rPr>
          <w:delText>, and</w:delText>
        </w:r>
      </w:del>
      <w:ins w:id="67" w:author="(s) Kieran Apps" w:date="2022-04-26T13:45:00Z">
        <w:r w:rsidR="00C31A8A">
          <w:rPr>
            <w:sz w:val="22"/>
            <w:szCs w:val="22"/>
          </w:rPr>
          <w:t xml:space="preserve"> and</w:t>
        </w:r>
      </w:ins>
      <w:r w:rsidR="005A26EE">
        <w:rPr>
          <w:sz w:val="22"/>
          <w:szCs w:val="22"/>
        </w:rPr>
        <w:t xml:space="preserve"> why the need for the historical markers and speciation is so integral to NEAT to keep the network improving and exploring as many different avenues as possible.</w:t>
      </w:r>
    </w:p>
    <w:p w14:paraId="18F1F4BE" w14:textId="535CE764"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 xml:space="preserve">Figure </w:t>
      </w:r>
      <w:r w:rsidR="00016DD8">
        <w:rPr>
          <w:sz w:val="22"/>
          <w:szCs w:val="22"/>
        </w:rPr>
        <w:t>9</w:t>
      </w:r>
      <w:r w:rsidR="006B3802">
        <w:rPr>
          <w:sz w:val="22"/>
          <w:szCs w:val="22"/>
        </w:rPr>
        <w:t>: NEAT adding a new gene (node)</w:t>
      </w:r>
    </w:p>
    <w:p w14:paraId="4B03C7A6" w14:textId="756796DB"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 xml:space="preserve">Figure </w:t>
      </w:r>
      <w:r w:rsidR="00016DD8">
        <w:rPr>
          <w:sz w:val="22"/>
          <w:szCs w:val="22"/>
        </w:rPr>
        <w:t>10</w:t>
      </w:r>
      <w:r w:rsidR="00FB5F95">
        <w:rPr>
          <w:sz w:val="22"/>
          <w:szCs w:val="22"/>
        </w:rPr>
        <w:t>: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29214B66"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del w:id="68" w:author="(s) Kieran Apps" w:date="2022-04-26T13:45:00Z">
        <w:r w:rsidR="00CA162A" w:rsidDel="00C31A8A">
          <w:rPr>
            <w:sz w:val="22"/>
            <w:szCs w:val="22"/>
          </w:rPr>
          <w:delText>, and</w:delText>
        </w:r>
      </w:del>
      <w:ins w:id="69" w:author="(s) Kieran Apps" w:date="2022-04-26T13:45:00Z">
        <w:r w:rsidR="00C31A8A">
          <w:rPr>
            <w:sz w:val="22"/>
            <w:szCs w:val="22"/>
          </w:rPr>
          <w:t xml:space="preserve"> and</w:t>
        </w:r>
      </w:ins>
      <w:r w:rsidR="00CA162A">
        <w:rPr>
          <w:sz w:val="22"/>
          <w:szCs w:val="22"/>
        </w:rPr>
        <w:t xml:space="preserve"> the more complex forms of the network only come as a result of running the algorithm itself and not a </w:t>
      </w:r>
      <w:r w:rsidR="00AE15D7">
        <w:rPr>
          <w:sz w:val="22"/>
          <w:szCs w:val="22"/>
        </w:rPr>
        <w:t>pre-set</w:t>
      </w:r>
      <w:r w:rsidR="00CA162A">
        <w:rPr>
          <w:sz w:val="22"/>
          <w:szCs w:val="22"/>
        </w:rPr>
        <w:t xml:space="preserve"> network topology </w:t>
      </w:r>
      <w:r w:rsidR="006A0BCB">
        <w:rPr>
          <w:sz w:val="22"/>
          <w:szCs w:val="22"/>
        </w:rPr>
        <w:t xml:space="preserve">as </w:t>
      </w:r>
      <w:r w:rsidR="00CA162A">
        <w:rPr>
          <w:sz w:val="22"/>
          <w:szCs w:val="22"/>
        </w:rPr>
        <w:t>would be designed in a normal Neural Network or the more basic Genetic Algorithm.</w:t>
      </w:r>
    </w:p>
    <w:p w14:paraId="3F8D39FC" w14:textId="22CF4252"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b</w:t>
      </w:r>
      <w:r w:rsidR="006A0BCB">
        <w:rPr>
          <w:sz w:val="22"/>
          <w:szCs w:val="22"/>
        </w:rPr>
        <w:t>ut</w:t>
      </w:r>
      <w:r>
        <w:rPr>
          <w:sz w:val="22"/>
          <w:szCs w:val="22"/>
        </w:rPr>
        <w:t xml:space="preserve"> </w:t>
      </w:r>
      <w:r w:rsidR="006A0BCB">
        <w:rPr>
          <w:sz w:val="22"/>
          <w:szCs w:val="22"/>
        </w:rPr>
        <w:t xml:space="preserve">rather than </w:t>
      </w:r>
      <w:r>
        <w:rPr>
          <w:sz w:val="22"/>
          <w:szCs w:val="22"/>
        </w:rPr>
        <w:t xml:space="preserve">treating each node as </w:t>
      </w:r>
      <w:r w:rsidR="006A0BCB">
        <w:rPr>
          <w:sz w:val="22"/>
          <w:szCs w:val="22"/>
        </w:rPr>
        <w:t xml:space="preserve">a </w:t>
      </w:r>
      <w:r w:rsidR="00AE15D7">
        <w:rPr>
          <w:sz w:val="22"/>
          <w:szCs w:val="22"/>
        </w:rPr>
        <w:t>chromosome, each</w:t>
      </w:r>
      <w:r w:rsidR="00EE3B9A">
        <w:rPr>
          <w:sz w:val="22"/>
          <w:szCs w:val="22"/>
        </w:rPr>
        <w:t xml:space="preserve"> individual layer </w:t>
      </w:r>
      <w:r w:rsidR="006A0BCB">
        <w:rPr>
          <w:sz w:val="22"/>
          <w:szCs w:val="22"/>
        </w:rPr>
        <w:t xml:space="preserve">is treated </w:t>
      </w:r>
      <w:r w:rsidR="00EE3B9A">
        <w:rPr>
          <w:sz w:val="22"/>
          <w:szCs w:val="22"/>
        </w:rPr>
        <w:t xml:space="preserve">as its own </w:t>
      </w:r>
      <w:commentRangeStart w:id="70"/>
      <w:r w:rsidR="00EE3B9A">
        <w:rPr>
          <w:sz w:val="22"/>
          <w:szCs w:val="22"/>
        </w:rPr>
        <w:t>chromosome</w:t>
      </w:r>
      <w:commentRangeEnd w:id="70"/>
      <w:r w:rsidR="006A0BCB">
        <w:rPr>
          <w:rStyle w:val="CommentReference"/>
        </w:rPr>
        <w:commentReference w:id="70"/>
      </w:r>
      <w:r w:rsidR="00EE3B9A">
        <w:rPr>
          <w:sz w:val="22"/>
          <w:szCs w:val="22"/>
        </w:rPr>
        <w:t xml:space="preserv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w:t>
      </w:r>
      <w:r w:rsidR="00F92E86">
        <w:rPr>
          <w:sz w:val="22"/>
          <w:szCs w:val="22"/>
        </w:rPr>
        <w:t xml:space="preserve"> with</w:t>
      </w:r>
      <w:r w:rsidR="00E42081">
        <w:rPr>
          <w:sz w:val="22"/>
          <w:szCs w:val="22"/>
        </w:rPr>
        <w:t xml:space="preserve">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ECB578A" w:rsidR="004714EB" w:rsidRDefault="008070C5" w:rsidP="00E05697">
      <w:pPr>
        <w:pStyle w:val="Title2"/>
        <w:spacing w:before="100" w:beforeAutospacing="1" w:after="100" w:afterAutospacing="1"/>
        <w:jc w:val="left"/>
        <w:rPr>
          <w:sz w:val="22"/>
          <w:szCs w:val="22"/>
        </w:rPr>
      </w:pPr>
      <w:r>
        <w:rPr>
          <w:sz w:val="22"/>
          <w:szCs w:val="22"/>
        </w:rPr>
        <w:t>Automated vehicles</w:t>
      </w:r>
      <w:r w:rsidR="00E24420">
        <w:rPr>
          <w:sz w:val="22"/>
          <w:szCs w:val="22"/>
        </w:rPr>
        <w:t xml:space="preserve"> </w:t>
      </w:r>
      <w:r>
        <w:rPr>
          <w:sz w:val="22"/>
          <w:szCs w:val="22"/>
        </w:rPr>
        <w:t xml:space="preserve">have rapidly grown in popularity </w:t>
      </w:r>
      <w:r w:rsidR="00F92E86">
        <w:rPr>
          <w:sz w:val="22"/>
          <w:szCs w:val="22"/>
        </w:rPr>
        <w:t xml:space="preserve">and acceptance </w:t>
      </w:r>
      <w:r>
        <w:rPr>
          <w:sz w:val="22"/>
          <w:szCs w:val="22"/>
        </w:rPr>
        <w:t>among businesses and the public over the past decade</w:t>
      </w:r>
      <w:r w:rsidR="000F52A4">
        <w:rPr>
          <w:sz w:val="22"/>
          <w:szCs w:val="22"/>
        </w:rPr>
        <w:t xml:space="preserve"> thanks to some companies like Tesla commerciali</w:t>
      </w:r>
      <w:r w:rsidR="00F92E86">
        <w:rPr>
          <w:sz w:val="22"/>
          <w:szCs w:val="22"/>
        </w:rPr>
        <w:t>s</w:t>
      </w:r>
      <w:r w:rsidR="000F52A4">
        <w:rPr>
          <w:sz w:val="22"/>
          <w:szCs w:val="22"/>
        </w:rPr>
        <w:t xml:space="preserve">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7ED1372" w:rsidR="00BC54AE" w:rsidRDefault="00BC54AE" w:rsidP="00BC54AE">
      <w:pPr>
        <w:pStyle w:val="Title2"/>
        <w:spacing w:before="100" w:beforeAutospacing="1" w:after="100" w:afterAutospacing="1"/>
        <w:rPr>
          <w:sz w:val="22"/>
          <w:szCs w:val="22"/>
        </w:rPr>
      </w:pPr>
      <w:r>
        <w:rPr>
          <w:sz w:val="22"/>
          <w:szCs w:val="22"/>
        </w:rPr>
        <w:t xml:space="preserve">Figure </w:t>
      </w:r>
      <w:r w:rsidR="00016DD8">
        <w:rPr>
          <w:sz w:val="22"/>
          <w:szCs w:val="22"/>
        </w:rPr>
        <w:t>11</w:t>
      </w:r>
      <w:r>
        <w:rPr>
          <w:sz w:val="22"/>
          <w:szCs w:val="22"/>
        </w:rPr>
        <w:t>: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9EA29CB"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w:t>
      </w:r>
      <w:r w:rsidR="005D0E1F">
        <w:rPr>
          <w:sz w:val="22"/>
          <w:szCs w:val="22"/>
        </w:rPr>
        <w:t>manoeuvre</w:t>
      </w:r>
      <w:r w:rsidR="00B361DD">
        <w:rPr>
          <w:sz w:val="22"/>
          <w:szCs w:val="22"/>
        </w:rPr>
        <w:t xml:space="preserve">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72CF0357"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w:t>
      </w:r>
      <w:r w:rsidR="005D0E1F">
        <w:rPr>
          <w:sz w:val="22"/>
          <w:szCs w:val="22"/>
        </w:rPr>
        <w:t xml:space="preserve"> and </w:t>
      </w:r>
      <w:r>
        <w:rPr>
          <w:sz w:val="22"/>
          <w:szCs w:val="22"/>
        </w:rPr>
        <w:t>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proofErr w:type="gramStart"/>
      <w:r w:rsidR="00EF153F">
        <w:rPr>
          <w:sz w:val="22"/>
          <w:szCs w:val="22"/>
        </w:rPr>
        <w:t>Both of these</w:t>
      </w:r>
      <w:proofErr w:type="gramEnd"/>
      <w:r w:rsidR="00EF153F">
        <w:rPr>
          <w:sz w:val="22"/>
          <w:szCs w:val="22"/>
        </w:rPr>
        <w:t xml:space="preserv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w:t>
      </w:r>
      <w:commentRangeStart w:id="71"/>
      <w:r w:rsidR="001615CE">
        <w:rPr>
          <w:sz w:val="22"/>
          <w:szCs w:val="22"/>
        </w:rPr>
        <w:t>performed</w:t>
      </w:r>
      <w:commentRangeEnd w:id="71"/>
      <w:r w:rsidR="005D0E1F">
        <w:rPr>
          <w:rStyle w:val="CommentReference"/>
        </w:rPr>
        <w:commentReference w:id="71"/>
      </w:r>
      <w:r w:rsidR="001615CE">
        <w:rPr>
          <w:sz w:val="22"/>
          <w:szCs w:val="22"/>
        </w:rPr>
        <w:t xml:space="preserve">. </w:t>
      </w:r>
      <w:r w:rsidR="00D27AFC">
        <w:rPr>
          <w:sz w:val="22"/>
          <w:szCs w:val="22"/>
        </w:rPr>
        <w:t>Some other information will also be used, such as GPS data for route planning to guide the car as it navigates around these obstacles and to its destination.</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7144D5EB" w:rsidR="00372572" w:rsidDel="001A3206" w:rsidRDefault="00A518CB" w:rsidP="00E05697">
      <w:pPr>
        <w:pStyle w:val="Title2"/>
        <w:spacing w:before="100" w:beforeAutospacing="1" w:after="100" w:afterAutospacing="1"/>
        <w:jc w:val="left"/>
        <w:rPr>
          <w:del w:id="72" w:author="(s) Kieran Apps" w:date="2022-04-25T15:36:00Z"/>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del w:id="73" w:author="(s) Kieran Apps" w:date="2022-04-26T13:45:00Z">
        <w:r w:rsidR="008B020D" w:rsidDel="00C31A8A">
          <w:rPr>
            <w:sz w:val="22"/>
            <w:szCs w:val="22"/>
          </w:rPr>
          <w:delText>, and</w:delText>
        </w:r>
      </w:del>
      <w:ins w:id="74" w:author="(s) Kieran Apps" w:date="2022-04-26T13:45:00Z">
        <w:r w:rsidR="00C31A8A">
          <w:rPr>
            <w:sz w:val="22"/>
            <w:szCs w:val="22"/>
          </w:rPr>
          <w:t xml:space="preserve"> and</w:t>
        </w:r>
      </w:ins>
      <w:r w:rsidR="008B020D">
        <w:rPr>
          <w:sz w:val="22"/>
          <w:szCs w:val="22"/>
        </w:rPr>
        <w:t xml:space="preserve"> t</w:t>
      </w:r>
      <w:r>
        <w:rPr>
          <w:sz w:val="22"/>
          <w:szCs w:val="22"/>
        </w:rPr>
        <w:t>he extra complexity of a deep network and deep learning caters for this well</w:t>
      </w:r>
      <w:r w:rsidR="008B020D">
        <w:rPr>
          <w:sz w:val="22"/>
          <w:szCs w:val="22"/>
        </w:rPr>
        <w:t xml:space="preserve">. </w:t>
      </w:r>
      <w:r w:rsidR="00AE535A">
        <w:rPr>
          <w:sz w:val="22"/>
          <w:szCs w:val="22"/>
        </w:rPr>
        <w:t>The task of controlling a vehicle can be broken down into two main tasks which are lateral vehicle control (</w:t>
      </w:r>
      <w:proofErr w:type="gramStart"/>
      <w:r w:rsidR="00AE535A">
        <w:rPr>
          <w:sz w:val="22"/>
          <w:szCs w:val="22"/>
        </w:rPr>
        <w:t>i.e.</w:t>
      </w:r>
      <w:proofErr w:type="gramEnd"/>
      <w:r w:rsidR="00AE535A">
        <w:rPr>
          <w:sz w:val="22"/>
          <w:szCs w:val="22"/>
        </w:rPr>
        <w:t xml:space="preserv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0BEB031C" w14:textId="26E291CA" w:rsidR="00E05697" w:rsidDel="001A3206" w:rsidRDefault="00E05697" w:rsidP="001A3206">
      <w:pPr>
        <w:pStyle w:val="Title2"/>
        <w:spacing w:before="100" w:beforeAutospacing="1" w:after="100" w:afterAutospacing="1"/>
        <w:jc w:val="left"/>
        <w:rPr>
          <w:del w:id="75" w:author="(s) Kieran Apps" w:date="2022-04-25T15:36:00Z"/>
          <w:sz w:val="22"/>
          <w:szCs w:val="22"/>
        </w:rPr>
      </w:pPr>
    </w:p>
    <w:p w14:paraId="34635EC9" w14:textId="60FF8440" w:rsidR="00A606A6" w:rsidRDefault="00A606A6" w:rsidP="00A606A6">
      <w:pPr>
        <w:pStyle w:val="Title2"/>
        <w:spacing w:before="100" w:beforeAutospacing="1" w:after="100" w:afterAutospacing="1"/>
        <w:jc w:val="left"/>
        <w:rPr>
          <w:sz w:val="22"/>
          <w:szCs w:val="22"/>
        </w:rPr>
      </w:pPr>
      <w:r>
        <w:rPr>
          <w:sz w:val="22"/>
          <w:szCs w:val="22"/>
        </w:rPr>
        <w:t>This method of learning for a self-driving car usually utili</w:t>
      </w:r>
      <w:r w:rsidR="008D7906">
        <w:rPr>
          <w:sz w:val="22"/>
          <w:szCs w:val="22"/>
        </w:rPr>
        <w:t>s</w:t>
      </w:r>
      <w:r>
        <w:rPr>
          <w:sz w:val="22"/>
          <w:szCs w:val="22"/>
        </w:rPr>
        <w:t>es the supervised learning method, given that you can have labelled images of pedestrians, the road and other cars fed to the CNN</w:t>
      </w:r>
      <w:r w:rsidR="00831B3A">
        <w:rPr>
          <w:sz w:val="22"/>
          <w:szCs w:val="22"/>
        </w:rPr>
        <w:t xml:space="preserve"> which can then learn to recogni</w:t>
      </w:r>
      <w:r w:rsidR="008D7906">
        <w:rPr>
          <w:sz w:val="22"/>
          <w:szCs w:val="22"/>
        </w:rPr>
        <w:t>s</w:t>
      </w:r>
      <w:r w:rsidR="00831B3A">
        <w:rPr>
          <w:sz w:val="22"/>
          <w:szCs w:val="22"/>
        </w:rPr>
        <w:t xml:space="preserve">e </w:t>
      </w:r>
      <w:proofErr w:type="gramStart"/>
      <w:r w:rsidR="00831B3A">
        <w:rPr>
          <w:sz w:val="22"/>
          <w:szCs w:val="22"/>
        </w:rPr>
        <w:t>all of</w:t>
      </w:r>
      <w:proofErr w:type="gramEnd"/>
      <w:r w:rsidR="00831B3A">
        <w:rPr>
          <w:sz w:val="22"/>
          <w:szCs w:val="22"/>
        </w:rPr>
        <w:t xml:space="preserve"> these different objects. Using this method even calculations of steering angles can be </w:t>
      </w:r>
      <w:r w:rsidR="008D7906">
        <w:rPr>
          <w:sz w:val="22"/>
          <w:szCs w:val="22"/>
        </w:rPr>
        <w:t>made</w:t>
      </w:r>
      <w:r w:rsidR="00831B3A">
        <w:rPr>
          <w:sz w:val="22"/>
          <w:szCs w:val="22"/>
        </w:rPr>
        <w:t xml:space="preserve">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0DCCCDCC" w:rsidR="00317DF4" w:rsidRDefault="00037FDE" w:rsidP="00A606A6">
      <w:pPr>
        <w:pStyle w:val="Title2"/>
        <w:spacing w:before="100" w:beforeAutospacing="1" w:after="100" w:afterAutospacing="1"/>
        <w:jc w:val="left"/>
        <w:rPr>
          <w:sz w:val="22"/>
          <w:szCs w:val="22"/>
        </w:rPr>
      </w:pPr>
      <w:r>
        <w:rPr>
          <w:sz w:val="22"/>
          <w:szCs w:val="22"/>
        </w:rPr>
        <w:t xml:space="preserve">CNNs are one of </w:t>
      </w:r>
      <w:r w:rsidR="009C06D2">
        <w:rPr>
          <w:sz w:val="22"/>
          <w:szCs w:val="22"/>
        </w:rPr>
        <w:t xml:space="preserve">the </w:t>
      </w:r>
      <w:r>
        <w:rPr>
          <w:sz w:val="22"/>
          <w:szCs w:val="22"/>
        </w:rPr>
        <w:t>most popular deep learning method</w:t>
      </w:r>
      <w:r w:rsidR="009C06D2">
        <w:rPr>
          <w:sz w:val="22"/>
          <w:szCs w:val="22"/>
        </w:rPr>
        <w:t>s</w:t>
      </w:r>
      <w:r>
        <w:rPr>
          <w:sz w:val="22"/>
          <w:szCs w:val="22"/>
        </w:rPr>
        <w:t xml:space="preserve"> for autonomous </w:t>
      </w:r>
      <w:r w:rsidR="009C06D2">
        <w:rPr>
          <w:sz w:val="22"/>
          <w:szCs w:val="22"/>
        </w:rPr>
        <w:t>vehicles</w:t>
      </w:r>
      <w:r w:rsidR="008D7906">
        <w:rPr>
          <w:sz w:val="22"/>
          <w:szCs w:val="22"/>
        </w:rPr>
        <w:t xml:space="preserve"> </w:t>
      </w:r>
      <w:r>
        <w:rPr>
          <w:sz w:val="22"/>
          <w:szCs w:val="22"/>
        </w:rPr>
        <w:t xml:space="preserve">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lastRenderedPageBreak/>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69646893"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To create an autonomous vehicle using this method</w:t>
      </w:r>
      <w:r w:rsidR="008D7906">
        <w:rPr>
          <w:sz w:val="22"/>
          <w:szCs w:val="22"/>
        </w:rPr>
        <w:t>,</w:t>
      </w:r>
      <w:r w:rsidR="0098035E">
        <w:rPr>
          <w:sz w:val="22"/>
          <w:szCs w:val="22"/>
        </w:rPr>
        <w:t xml:space="preserve"> real life applications cannot be used during any sort of training phase, </w:t>
      </w:r>
      <w:r w:rsidR="0093376F">
        <w:rPr>
          <w:sz w:val="22"/>
          <w:szCs w:val="22"/>
        </w:rPr>
        <w:t xml:space="preserve">as </w:t>
      </w:r>
      <w:r w:rsidR="00A46E00">
        <w:rPr>
          <w:sz w:val="22"/>
          <w:szCs w:val="22"/>
        </w:rPr>
        <w:t>this technique starts o</w:t>
      </w:r>
      <w:r w:rsidR="008D7906">
        <w:rPr>
          <w:sz w:val="22"/>
          <w:szCs w:val="22"/>
        </w:rPr>
        <w:t>f</w:t>
      </w:r>
      <w:r w:rsidR="00A46E00">
        <w:rPr>
          <w:sz w:val="22"/>
          <w:szCs w:val="22"/>
        </w:rPr>
        <w:t>f not ‘knowing’ anything</w:t>
      </w:r>
      <w:r w:rsidR="008D7906">
        <w:rPr>
          <w:sz w:val="22"/>
          <w:szCs w:val="22"/>
        </w:rPr>
        <w:t xml:space="preserve">. </w:t>
      </w:r>
      <w:r w:rsidR="006E131A">
        <w:rPr>
          <w:sz w:val="22"/>
          <w:szCs w:val="22"/>
        </w:rPr>
        <w:t>Therefore,</w:t>
      </w:r>
      <w:r w:rsidR="00A46E00">
        <w:rPr>
          <w:sz w:val="22"/>
          <w:szCs w:val="22"/>
        </w:rPr>
        <w:t xml:space="preserve"> </w:t>
      </w:r>
      <w:r w:rsidR="008D7906">
        <w:rPr>
          <w:sz w:val="22"/>
          <w:szCs w:val="22"/>
        </w:rPr>
        <w:t xml:space="preserve">this </w:t>
      </w:r>
      <w:r w:rsidR="00A46E00">
        <w:rPr>
          <w:sz w:val="22"/>
          <w:szCs w:val="22"/>
        </w:rPr>
        <w:t xml:space="preserve">would not be safe to use on real roads, or tracks. Due to this, a simulation is used to first train the </w:t>
      </w:r>
      <w:proofErr w:type="gramStart"/>
      <w:r w:rsidR="004712ED">
        <w:rPr>
          <w:sz w:val="22"/>
          <w:szCs w:val="22"/>
        </w:rPr>
        <w:t>A.I.</w:t>
      </w:r>
      <w:r w:rsidR="0080139A">
        <w:rPr>
          <w:sz w:val="22"/>
          <w:szCs w:val="22"/>
        </w:rPr>
        <w:t>.</w:t>
      </w:r>
      <w:proofErr w:type="gramEnd"/>
      <w:r w:rsidR="00880CE8">
        <w:rPr>
          <w:sz w:val="22"/>
          <w:szCs w:val="22"/>
        </w:rPr>
        <w:t xml:space="preserve"> </w:t>
      </w:r>
    </w:p>
    <w:p w14:paraId="2C73A11A" w14:textId="4E7C1864" w:rsidR="00BD4EC1" w:rsidRDefault="005D3ADA" w:rsidP="002637DD">
      <w:pPr>
        <w:pStyle w:val="Title2"/>
        <w:spacing w:before="100" w:beforeAutospacing="1" w:after="100" w:afterAutospacing="1"/>
        <w:jc w:val="left"/>
        <w:rPr>
          <w:u w:val="single"/>
        </w:rPr>
      </w:pPr>
      <w:r>
        <w:rPr>
          <w:sz w:val="22"/>
          <w:szCs w:val="22"/>
        </w:rPr>
        <w:t>GAs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w:t>
      </w:r>
      <w:r w:rsidR="008D7906">
        <w:rPr>
          <w:sz w:val="22"/>
          <w:szCs w:val="22"/>
        </w:rPr>
        <w:t xml:space="preserve">applied in </w:t>
      </w:r>
      <w:r w:rsidR="00B50BB2">
        <w:rPr>
          <w:sz w:val="22"/>
          <w:szCs w:val="22"/>
        </w:rPr>
        <w:t xml:space="preserve">a range of complexities within the </w:t>
      </w:r>
      <w:r w:rsidR="002637DD">
        <w:rPr>
          <w:sz w:val="22"/>
          <w:szCs w:val="22"/>
        </w:rPr>
        <w:t>self-driving</w:t>
      </w:r>
      <w:r w:rsidR="00B50BB2">
        <w:rPr>
          <w:sz w:val="22"/>
          <w:szCs w:val="22"/>
        </w:rPr>
        <w:t xml:space="preserve"> area</w:t>
      </w:r>
      <w:del w:id="76" w:author="(s) Kieran Apps" w:date="2022-04-26T13:45:00Z">
        <w:r w:rsidR="00B50BB2" w:rsidDel="00C31A8A">
          <w:rPr>
            <w:sz w:val="22"/>
            <w:szCs w:val="22"/>
          </w:rPr>
          <w:delText>, and</w:delText>
        </w:r>
      </w:del>
      <w:ins w:id="77" w:author="(s) Kieran Apps" w:date="2022-04-26T13:45:00Z">
        <w:r w:rsidR="00C31A8A">
          <w:rPr>
            <w:sz w:val="22"/>
            <w:szCs w:val="22"/>
          </w:rPr>
          <w:t xml:space="preserve"> and</w:t>
        </w:r>
      </w:ins>
      <w:r w:rsidR="00B50BB2">
        <w:rPr>
          <w:sz w:val="22"/>
          <w:szCs w:val="22"/>
        </w:rPr>
        <w:t xml:space="preserve">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w:t>
      </w:r>
      <w:r w:rsidR="009C53F4">
        <w:rPr>
          <w:sz w:val="22"/>
          <w:szCs w:val="22"/>
        </w:rPr>
        <w:t xml:space="preserve">precision </w:t>
      </w:r>
      <w:r w:rsidR="00E156FE">
        <w:rPr>
          <w:sz w:val="22"/>
          <w:szCs w:val="22"/>
        </w:rPr>
        <w:t>needed for a truly safe real road autonomous car, meaning that it is the best method for creating a baseline to fine tune and increase the robustness from</w:t>
      </w:r>
      <w:r w:rsidR="009C53F4">
        <w:rPr>
          <w:sz w:val="22"/>
          <w:szCs w:val="22"/>
        </w:rPr>
        <w:t>.</w:t>
      </w:r>
      <w:r w:rsidR="00E156FE">
        <w:rPr>
          <w:sz w:val="22"/>
          <w:szCs w:val="22"/>
        </w:rPr>
        <w:t xml:space="preserve"> </w:t>
      </w:r>
      <w:r w:rsidR="009C53F4">
        <w:rPr>
          <w:sz w:val="22"/>
          <w:szCs w:val="22"/>
        </w:rPr>
        <w:t>A</w:t>
      </w:r>
      <w:r w:rsidR="00E156FE">
        <w:rPr>
          <w:sz w:val="22"/>
          <w:szCs w:val="22"/>
        </w:rPr>
        <w:t xml:space="preserve">n autonomous car created from a GA learns the basics of collision avoidance and car </w:t>
      </w:r>
      <w:r w:rsidR="009C53F4">
        <w:rPr>
          <w:sz w:val="22"/>
          <w:szCs w:val="22"/>
        </w:rPr>
        <w:t>manoeuvrability</w:t>
      </w:r>
      <w:r w:rsidR="00E156FE">
        <w:rPr>
          <w:sz w:val="22"/>
          <w:szCs w:val="22"/>
        </w:rPr>
        <w:t xml:space="preserve">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Del="00EF7ED7" w:rsidRDefault="0012214D" w:rsidP="00786B74">
      <w:pPr>
        <w:pStyle w:val="Title2"/>
        <w:jc w:val="left"/>
        <w:rPr>
          <w:del w:id="78" w:author="(s) Kieran Apps" w:date="2022-04-26T14:00:00Z"/>
          <w:sz w:val="32"/>
          <w:szCs w:val="32"/>
          <w:u w:val="single"/>
        </w:rPr>
      </w:pPr>
    </w:p>
    <w:p w14:paraId="326397F3" w14:textId="0B3DFB12" w:rsidR="005A15C9" w:rsidDel="008E4D7A" w:rsidRDefault="005A15C9" w:rsidP="00786B74">
      <w:pPr>
        <w:pStyle w:val="Title2"/>
        <w:jc w:val="left"/>
        <w:rPr>
          <w:del w:id="79" w:author="(s) Kieran Apps" w:date="2022-04-26T13:59:00Z"/>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t xml:space="preserve">Section 3: </w:t>
      </w:r>
      <w:r w:rsidR="008E38D1">
        <w:rPr>
          <w:sz w:val="32"/>
          <w:szCs w:val="32"/>
          <w:u w:val="single"/>
        </w:rPr>
        <w:t>Methodology used</w:t>
      </w:r>
    </w:p>
    <w:p w14:paraId="48303E60" w14:textId="3C2ECCE1"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w:t>
      </w:r>
      <w:r w:rsidR="001833D6">
        <w:rPr>
          <w:sz w:val="22"/>
          <w:szCs w:val="22"/>
        </w:rPr>
        <w:t xml:space="preserve"> following</w:t>
      </w:r>
      <w:r w:rsidR="00DB37B7">
        <w:rPr>
          <w:sz w:val="22"/>
          <w:szCs w:val="22"/>
        </w:rPr>
        <w:t xml:space="preserve"> two key technical A.I. based components: Deep Neural Networks</w:t>
      </w:r>
      <w:r w:rsidR="0087053F">
        <w:rPr>
          <w:sz w:val="22"/>
          <w:szCs w:val="22"/>
        </w:rPr>
        <w:t xml:space="preserve"> (DNN)</w:t>
      </w:r>
      <w:del w:id="80" w:author="(s) Kieran Apps" w:date="2022-04-26T13:45:00Z">
        <w:r w:rsidR="00DB37B7" w:rsidDel="00C31A8A">
          <w:rPr>
            <w:sz w:val="22"/>
            <w:szCs w:val="22"/>
          </w:rPr>
          <w:delText>, and</w:delText>
        </w:r>
      </w:del>
      <w:ins w:id="81" w:author="(s) Kieran Apps" w:date="2022-04-26T13:45:00Z">
        <w:r w:rsidR="00C31A8A">
          <w:rPr>
            <w:sz w:val="22"/>
            <w:szCs w:val="22"/>
          </w:rPr>
          <w:t xml:space="preserve"> and</w:t>
        </w:r>
      </w:ins>
      <w:r w:rsidR="00DB37B7">
        <w:rPr>
          <w:sz w:val="22"/>
          <w:szCs w:val="22"/>
        </w:rPr>
        <w:t xml:space="preserve"> a Genetic Algorithm to evolve and train the cars.</w:t>
      </w:r>
    </w:p>
    <w:p w14:paraId="2136F2FE" w14:textId="686F42CB"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w:t>
      </w:r>
      <w:r w:rsidR="00C61B03">
        <w:rPr>
          <w:sz w:val="22"/>
          <w:szCs w:val="22"/>
        </w:rPr>
        <w:t xml:space="preserve">ly </w:t>
      </w:r>
      <w:r w:rsidR="00F91940">
        <w:rPr>
          <w:sz w:val="22"/>
          <w:szCs w:val="22"/>
        </w:rPr>
        <w:t>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301316B9" w14:textId="77777777" w:rsidR="00EF7ED7" w:rsidRDefault="00EF7ED7" w:rsidP="00624BC8">
      <w:pPr>
        <w:pStyle w:val="Title2"/>
        <w:rPr>
          <w:ins w:id="82" w:author="(s) Kieran Apps" w:date="2022-04-26T14:00:00Z"/>
          <w:sz w:val="22"/>
          <w:szCs w:val="22"/>
        </w:rPr>
      </w:pPr>
    </w:p>
    <w:p w14:paraId="1F3724BF" w14:textId="59B5D757" w:rsidR="00624BC8" w:rsidRDefault="00624BC8" w:rsidP="00624BC8">
      <w:pPr>
        <w:pStyle w:val="Title2"/>
        <w:rPr>
          <w:sz w:val="22"/>
          <w:szCs w:val="22"/>
        </w:rPr>
      </w:pPr>
      <w:r>
        <w:rPr>
          <w:sz w:val="22"/>
          <w:szCs w:val="22"/>
        </w:rPr>
        <w:lastRenderedPageBreak/>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w:t>
      </w:r>
      <w:commentRangeStart w:id="83"/>
      <w:r>
        <w:rPr>
          <w:sz w:val="22"/>
          <w:szCs w:val="22"/>
        </w:rPr>
        <w:t xml:space="preserve">‘loss’ </w:t>
      </w:r>
      <w:commentRangeEnd w:id="83"/>
      <w:r w:rsidR="00637B68">
        <w:rPr>
          <w:rStyle w:val="CommentReference"/>
        </w:rPr>
        <w:commentReference w:id="83"/>
      </w:r>
      <w:r>
        <w:rPr>
          <w:sz w:val="22"/>
          <w:szCs w:val="22"/>
        </w:rPr>
        <w:t xml:space="preserve">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5B42E96C"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sidR="00C61B03">
        <w:rPr>
          <w:sz w:val="22"/>
          <w:szCs w:val="22"/>
        </w:rPr>
        <w:t>,</w:t>
      </w:r>
      <w:r>
        <w:rPr>
          <w:sz w:val="22"/>
          <w:szCs w:val="22"/>
        </w:rPr>
        <w:t xml:space="preserve"> new </w:t>
      </w:r>
      <w:r w:rsidR="00C61B03">
        <w:rPr>
          <w:sz w:val="22"/>
          <w:szCs w:val="22"/>
        </w:rPr>
        <w:t xml:space="preserve">to me, </w:t>
      </w:r>
      <w:r>
        <w:rPr>
          <w:sz w:val="22"/>
          <w:szCs w:val="22"/>
        </w:rPr>
        <w:t>area of Machine Learning and A.I.</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were some autonomous vehicle papers that used Evolutionary Learning and Genetic Algorithms to develop their own car simulation</w:t>
      </w:r>
      <w:del w:id="84" w:author="(s) Kieran Apps" w:date="2022-04-26T13:45:00Z">
        <w:r w:rsidR="00945532" w:rsidDel="00C31A8A">
          <w:rPr>
            <w:sz w:val="22"/>
            <w:szCs w:val="22"/>
          </w:rPr>
          <w:delText>, and</w:delText>
        </w:r>
      </w:del>
      <w:ins w:id="85" w:author="(s) Kieran Apps" w:date="2022-04-26T13:45:00Z">
        <w:r w:rsidR="00C31A8A">
          <w:rPr>
            <w:sz w:val="22"/>
            <w:szCs w:val="22"/>
          </w:rPr>
          <w:t xml:space="preserve"> and</w:t>
        </w:r>
      </w:ins>
      <w:r w:rsidR="00945532">
        <w:rPr>
          <w:sz w:val="22"/>
          <w:szCs w:val="22"/>
        </w:rPr>
        <w:t xml:space="preserve">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earning</w:t>
      </w:r>
      <w:del w:id="86" w:author="(s) Kieran Apps" w:date="2022-04-26T13:45:00Z">
        <w:r w:rsidR="00915345" w:rsidDel="00C31A8A">
          <w:rPr>
            <w:sz w:val="22"/>
            <w:szCs w:val="22"/>
          </w:rPr>
          <w:delText xml:space="preserve">, </w:delText>
        </w:r>
        <w:r w:rsidR="00DA0AC8" w:rsidDel="00C31A8A">
          <w:rPr>
            <w:sz w:val="22"/>
            <w:szCs w:val="22"/>
          </w:rPr>
          <w:delText>and</w:delText>
        </w:r>
      </w:del>
      <w:ins w:id="87" w:author="(s) Kieran Apps" w:date="2022-04-26T13:45:00Z">
        <w:r w:rsidR="00C31A8A">
          <w:rPr>
            <w:sz w:val="22"/>
            <w:szCs w:val="22"/>
          </w:rPr>
          <w:t xml:space="preserve"> and</w:t>
        </w:r>
      </w:ins>
      <w:r w:rsidR="00DA0AC8">
        <w:rPr>
          <w:sz w:val="22"/>
          <w:szCs w:val="22"/>
        </w:rPr>
        <w:t xml:space="preserve">/or that supervised learning, using cameras to detect object within a vehicles field of view has already been established as a robust method for creating reliable autonomous vehicles. </w:t>
      </w:r>
    </w:p>
    <w:p w14:paraId="34D89299" w14:textId="71C4050A"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w:t>
      </w:r>
      <w:r w:rsidR="001D3F80">
        <w:rPr>
          <w:sz w:val="22"/>
          <w:szCs w:val="22"/>
        </w:rPr>
        <w:t>order</w:t>
      </w:r>
      <w:r w:rsidR="006A1E9C">
        <w:rPr>
          <w:sz w:val="22"/>
          <w:szCs w:val="22"/>
        </w:rPr>
        <w:t xml:space="preserve">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w:t>
      </w:r>
      <w:del w:id="88" w:author="(s) Kieran Apps" w:date="2022-04-26T13:52:00Z">
        <w:r w:rsidR="007801EC" w:rsidDel="00ED02C9">
          <w:rPr>
            <w:sz w:val="22"/>
            <w:szCs w:val="22"/>
          </w:rPr>
          <w:delText>build upon</w:delText>
        </w:r>
      </w:del>
      <w:ins w:id="89" w:author="(s) Kieran Apps" w:date="2022-04-26T13:52:00Z">
        <w:r w:rsidR="00ED02C9">
          <w:rPr>
            <w:sz w:val="22"/>
            <w:szCs w:val="22"/>
          </w:rPr>
          <w:t xml:space="preserve">contribute </w:t>
        </w:r>
        <w:r w:rsidR="00DC59CB">
          <w:rPr>
            <w:sz w:val="22"/>
            <w:szCs w:val="22"/>
          </w:rPr>
          <w:t xml:space="preserve">further </w:t>
        </w:r>
        <w:r w:rsidR="00ED02C9">
          <w:rPr>
            <w:sz w:val="22"/>
            <w:szCs w:val="22"/>
          </w:rPr>
          <w:t>to</w:t>
        </w:r>
      </w:ins>
      <w:r w:rsidR="007801EC">
        <w:rPr>
          <w:sz w:val="22"/>
          <w:szCs w:val="22"/>
        </w:rPr>
        <w:t xml:space="preserve"> the knowledge already found for using this technique for this application</w:t>
      </w:r>
      <w:r w:rsidR="001B5B3C">
        <w:rPr>
          <w:sz w:val="22"/>
          <w:szCs w:val="22"/>
        </w:rPr>
        <w:t>.</w:t>
      </w:r>
    </w:p>
    <w:p w14:paraId="327AB7E7" w14:textId="2DF48107" w:rsidR="00314895" w:rsidRDefault="00314895" w:rsidP="00533EF6">
      <w:pPr>
        <w:pStyle w:val="Title2"/>
        <w:jc w:val="left"/>
        <w:rPr>
          <w:sz w:val="22"/>
          <w:szCs w:val="22"/>
        </w:rPr>
      </w:pPr>
      <w:r>
        <w:rPr>
          <w:sz w:val="22"/>
          <w:szCs w:val="22"/>
        </w:rPr>
        <w:lastRenderedPageBreak/>
        <w:t xml:space="preserve">One more reason for this evolutionary approach, is because there is no data </w:t>
      </w:r>
      <w:r w:rsidR="001D3F80">
        <w:rPr>
          <w:sz w:val="22"/>
          <w:szCs w:val="22"/>
        </w:rPr>
        <w:t xml:space="preserve">available </w:t>
      </w:r>
      <w:r>
        <w:rPr>
          <w:sz w:val="22"/>
          <w:szCs w:val="22"/>
        </w:rPr>
        <w:t xml:space="preserve">that I can use to train a network that would match the environment the car will be driving in. </w:t>
      </w:r>
      <w:r w:rsidR="001D3F80">
        <w:rPr>
          <w:sz w:val="22"/>
          <w:szCs w:val="22"/>
        </w:rPr>
        <w:t>This m</w:t>
      </w:r>
      <w:r>
        <w:rPr>
          <w:sz w:val="22"/>
          <w:szCs w:val="22"/>
        </w:rPr>
        <w:t>ean</w:t>
      </w:r>
      <w:r w:rsidR="001D3F80">
        <w:rPr>
          <w:sz w:val="22"/>
          <w:szCs w:val="22"/>
        </w:rPr>
        <w:t>s</w:t>
      </w:r>
      <w:r>
        <w:rPr>
          <w:sz w:val="22"/>
          <w:szCs w:val="22"/>
        </w:rPr>
        <w:t xml:space="preserve">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w:t>
      </w:r>
      <w:r w:rsidR="001D3F80">
        <w:rPr>
          <w:sz w:val="22"/>
          <w:szCs w:val="22"/>
        </w:rPr>
        <w:t>’</w:t>
      </w:r>
      <w:r w:rsidR="0081673C">
        <w:rPr>
          <w:sz w:val="22"/>
          <w:szCs w:val="22"/>
        </w:rPr>
        <w:t xml:space="preserve"> own</w:t>
      </w:r>
      <w:r w:rsidR="00F7660A">
        <w:rPr>
          <w:sz w:val="22"/>
          <w:szCs w:val="22"/>
        </w:rPr>
        <w:t xml:space="preserve"> experiences.</w:t>
      </w:r>
    </w:p>
    <w:p w14:paraId="33CEE3F9" w14:textId="196EC0F6" w:rsidR="008D0C7D" w:rsidRDefault="00C4288C" w:rsidP="00533EF6">
      <w:pPr>
        <w:pStyle w:val="Title2"/>
        <w:jc w:val="left"/>
        <w:rPr>
          <w:sz w:val="22"/>
          <w:szCs w:val="22"/>
        </w:rPr>
      </w:pPr>
      <w:r>
        <w:rPr>
          <w:sz w:val="22"/>
          <w:szCs w:val="22"/>
        </w:rPr>
        <w:t xml:space="preserve">The more basic Genetic Algorithm will be </w:t>
      </w:r>
      <w:r w:rsidR="001D3F80">
        <w:rPr>
          <w:sz w:val="22"/>
          <w:szCs w:val="22"/>
        </w:rPr>
        <w:t>sufficient</w:t>
      </w:r>
      <w:r>
        <w:rPr>
          <w:sz w:val="22"/>
          <w:szCs w:val="22"/>
        </w:rPr>
        <w:t xml:space="preserve"> for this task when compared to the NEAT evolutionary algorithm, since the network</w:t>
      </w:r>
      <w:r w:rsidR="006F53C4">
        <w:rPr>
          <w:sz w:val="22"/>
          <w:szCs w:val="22"/>
        </w:rPr>
        <w:t>,</w:t>
      </w:r>
      <w:r>
        <w:rPr>
          <w:sz w:val="22"/>
          <w:szCs w:val="22"/>
        </w:rPr>
        <w:t xml:space="preserve"> despite being a DNN, will not need to be immensely complex. Within this GA, I will be using uniform cross-over to create the next generation of cars from the parents, which will start out as just the two best (using elitism) of the current generation to be these parents.</w:t>
      </w:r>
    </w:p>
    <w:p w14:paraId="47B08C2D" w14:textId="0FF264E6" w:rsidR="008D0C7D" w:rsidRDefault="00F8503D" w:rsidP="00533EF6">
      <w:pPr>
        <w:pStyle w:val="Title2"/>
        <w:jc w:val="left"/>
        <w:rPr>
          <w:sz w:val="22"/>
          <w:szCs w:val="22"/>
        </w:rPr>
      </w:pPr>
      <w:commentRangeStart w:id="90"/>
      <w:r>
        <w:rPr>
          <w:sz w:val="22"/>
          <w:szCs w:val="22"/>
        </w:rPr>
        <w:t>The</w:t>
      </w:r>
      <w:r w:rsidR="008D0C7D">
        <w:rPr>
          <w:sz w:val="22"/>
          <w:szCs w:val="22"/>
        </w:rPr>
        <w:t xml:space="preserve"> fitness function this algorithm will use to calculate each cars performance will first start out as:</w:t>
      </w:r>
      <w:commentRangeEnd w:id="90"/>
      <w:r w:rsidR="003A1DFD">
        <w:rPr>
          <w:rStyle w:val="CommentReference"/>
        </w:rPr>
        <w:commentReference w:id="90"/>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1B8052D2" w:rsidR="001D6490" w:rsidRDefault="003A1DFD" w:rsidP="001D6490">
      <w:pPr>
        <w:pStyle w:val="Title2"/>
        <w:jc w:val="left"/>
        <w:rPr>
          <w:sz w:val="22"/>
          <w:szCs w:val="22"/>
        </w:rPr>
      </w:pPr>
      <w:r>
        <w:rPr>
          <w:sz w:val="22"/>
          <w:szCs w:val="22"/>
        </w:rPr>
        <w:t>This is</w:t>
      </w:r>
      <w:r w:rsidR="001D6490">
        <w:rPr>
          <w:sz w:val="22"/>
          <w:szCs w:val="22"/>
        </w:rPr>
        <w:t xml:space="preserve"> more commonly known as the average speed. </w:t>
      </w:r>
      <w:r>
        <w:rPr>
          <w:sz w:val="22"/>
          <w:szCs w:val="22"/>
        </w:rPr>
        <w:t>It</w:t>
      </w:r>
      <w:r w:rsidR="001D6490">
        <w:rPr>
          <w:sz w:val="22"/>
          <w:szCs w:val="22"/>
        </w:rPr>
        <w:t xml:space="preserve">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297155B6" w:rsidR="00170F3C" w:rsidRDefault="00170F3C" w:rsidP="00170F3C">
      <w:pPr>
        <w:pStyle w:val="Title2"/>
        <w:jc w:val="left"/>
        <w:rPr>
          <w:sz w:val="22"/>
          <w:szCs w:val="22"/>
        </w:rPr>
      </w:pPr>
      <w:r>
        <w:rPr>
          <w:sz w:val="22"/>
          <w:szCs w:val="22"/>
        </w:rPr>
        <w:t>I will be using Unity3D to host the simulation of the track and vehicle</w:t>
      </w:r>
      <w:del w:id="91" w:author="(s) Kieran Apps" w:date="2022-04-26T13:46:00Z">
        <w:r w:rsidR="00F4415E" w:rsidDel="00C31A8A">
          <w:rPr>
            <w:sz w:val="22"/>
            <w:szCs w:val="22"/>
          </w:rPr>
          <w:delText>, and</w:delText>
        </w:r>
      </w:del>
      <w:ins w:id="92" w:author="(s) Kieran Apps" w:date="2022-04-26T13:46:00Z">
        <w:r w:rsidR="00C31A8A">
          <w:rPr>
            <w:sz w:val="22"/>
            <w:szCs w:val="22"/>
          </w:rPr>
          <w:t xml:space="preserve"> and</w:t>
        </w:r>
      </w:ins>
      <w:r w:rsidR="00F4415E">
        <w:rPr>
          <w:sz w:val="22"/>
          <w:szCs w:val="22"/>
        </w:rPr>
        <w:t xml:space="preserve"> Blender to create the 3D model of Cadwell Park</w:t>
      </w:r>
      <w:r>
        <w:rPr>
          <w:sz w:val="22"/>
          <w:szCs w:val="22"/>
        </w:rPr>
        <w:t xml:space="preserve">. </w:t>
      </w:r>
    </w:p>
    <w:p w14:paraId="5F1DDFA6" w14:textId="0DE7CB02" w:rsidR="00170F3C" w:rsidRDefault="00170F3C" w:rsidP="00170F3C">
      <w:pPr>
        <w:pStyle w:val="Title2"/>
        <w:jc w:val="left"/>
        <w:rPr>
          <w:sz w:val="22"/>
          <w:szCs w:val="22"/>
        </w:rPr>
      </w:pPr>
      <w:r>
        <w:rPr>
          <w:sz w:val="22"/>
          <w:szCs w:val="22"/>
        </w:rPr>
        <w:t xml:space="preserve">Unity is a free game development software that allows for easy creation of game like applications, which will be </w:t>
      </w:r>
      <w:proofErr w:type="gramStart"/>
      <w:r>
        <w:rPr>
          <w:sz w:val="22"/>
          <w:szCs w:val="22"/>
        </w:rPr>
        <w:t>similar to</w:t>
      </w:r>
      <w:proofErr w:type="gramEnd"/>
      <w:r>
        <w:rPr>
          <w:sz w:val="22"/>
          <w:szCs w:val="22"/>
        </w:rPr>
        <w:t xml:space="preserve"> what I will be making with my simulation. It also, due to its popularity, has lots of support online through its own documentation and community support, in terms of posts on forums</w:t>
      </w:r>
      <w:del w:id="93" w:author="(s) Kieran Apps" w:date="2022-04-26T13:46:00Z">
        <w:r w:rsidDel="00C31A8A">
          <w:rPr>
            <w:sz w:val="22"/>
            <w:szCs w:val="22"/>
          </w:rPr>
          <w:delText>, and</w:delText>
        </w:r>
      </w:del>
      <w:ins w:id="94" w:author="(s) Kieran Apps" w:date="2022-04-26T13:46:00Z">
        <w:r w:rsidR="00C31A8A">
          <w:rPr>
            <w:sz w:val="22"/>
            <w:szCs w:val="22"/>
          </w:rPr>
          <w:t xml:space="preserve"> and</w:t>
        </w:r>
      </w:ins>
      <w:r>
        <w:rPr>
          <w:sz w:val="22"/>
          <w:szCs w:val="22"/>
        </w:rPr>
        <w:t xml:space="preserve"> online video tutorials.</w:t>
      </w:r>
      <w:r w:rsidR="00D53920">
        <w:rPr>
          <w:sz w:val="22"/>
          <w:szCs w:val="22"/>
        </w:rPr>
        <w:t xml:space="preserve"> Since</w:t>
      </w:r>
      <w:r>
        <w:rPr>
          <w:sz w:val="22"/>
          <w:szCs w:val="22"/>
        </w:rPr>
        <w:t xml:space="preserve"> </w:t>
      </w:r>
      <w:r w:rsidR="003A1DFD">
        <w:rPr>
          <w:sz w:val="22"/>
          <w:szCs w:val="22"/>
        </w:rPr>
        <w:t xml:space="preserve">I do not have </w:t>
      </w:r>
      <w:r w:rsidR="008104E2">
        <w:rPr>
          <w:sz w:val="22"/>
          <w:szCs w:val="22"/>
        </w:rPr>
        <w:t>extensive familiarity</w:t>
      </w:r>
      <w:r>
        <w:rPr>
          <w:sz w:val="22"/>
          <w:szCs w:val="22"/>
        </w:rPr>
        <w:t xml:space="preserve"> with the language used (C#) this will be very helpful to me</w:t>
      </w:r>
      <w:r w:rsidR="00D53920">
        <w:rPr>
          <w:sz w:val="22"/>
          <w:szCs w:val="22"/>
        </w:rPr>
        <w:t>.</w:t>
      </w:r>
      <w:r w:rsidR="003A1DFD">
        <w:rPr>
          <w:sz w:val="22"/>
          <w:szCs w:val="22"/>
        </w:rPr>
        <w:t xml:space="preserve"> </w:t>
      </w:r>
      <w:r>
        <w:rPr>
          <w:sz w:val="22"/>
          <w:szCs w:val="22"/>
        </w:rPr>
        <w:t xml:space="preserve">I </w:t>
      </w:r>
      <w:r w:rsidR="008104E2">
        <w:rPr>
          <w:sz w:val="22"/>
          <w:szCs w:val="22"/>
        </w:rPr>
        <w:t>also want</w:t>
      </w:r>
      <w:r>
        <w:rPr>
          <w:sz w:val="22"/>
          <w:szCs w:val="22"/>
        </w:rPr>
        <w:t xml:space="preserve"> to expand my knowledge base of programming </w:t>
      </w:r>
      <w:r w:rsidR="008C1752">
        <w:rPr>
          <w:sz w:val="22"/>
          <w:szCs w:val="22"/>
        </w:rPr>
        <w:t xml:space="preserve">languages </w:t>
      </w:r>
      <w:r w:rsidR="00D53920">
        <w:rPr>
          <w:sz w:val="22"/>
          <w:szCs w:val="22"/>
        </w:rPr>
        <w:t xml:space="preserve">so </w:t>
      </w:r>
      <w:r w:rsidR="008C1752">
        <w:rPr>
          <w:sz w:val="22"/>
          <w:szCs w:val="22"/>
        </w:rPr>
        <w:t>using</w:t>
      </w:r>
      <w:r>
        <w:rPr>
          <w:sz w:val="22"/>
          <w:szCs w:val="22"/>
        </w:rPr>
        <w:t xml:space="preserve"> C# is a bonus for me to learn a new programming </w:t>
      </w:r>
      <w:r w:rsidR="003A1DFD">
        <w:rPr>
          <w:sz w:val="22"/>
          <w:szCs w:val="22"/>
        </w:rPr>
        <w:t>language</w:t>
      </w:r>
      <w:r>
        <w:rPr>
          <w:sz w:val="22"/>
          <w:szCs w:val="22"/>
        </w:rPr>
        <w:t>.</w:t>
      </w:r>
    </w:p>
    <w:p w14:paraId="40A6282B" w14:textId="04942DD9" w:rsidR="00D140CB" w:rsidRPr="007F3D86" w:rsidRDefault="00D140CB" w:rsidP="00170F3C">
      <w:pPr>
        <w:pStyle w:val="Title2"/>
        <w:jc w:val="left"/>
        <w:rPr>
          <w:sz w:val="22"/>
          <w:szCs w:val="22"/>
        </w:rPr>
      </w:pPr>
      <w:r>
        <w:rPr>
          <w:sz w:val="22"/>
          <w:szCs w:val="22"/>
        </w:rPr>
        <w:t>For the A.I. and GA I will be implementing, I have chosen to create this out</w:t>
      </w:r>
      <w:r w:rsidR="003A1DFD">
        <w:rPr>
          <w:sz w:val="22"/>
          <w:szCs w:val="22"/>
        </w:rPr>
        <w:t>side</w:t>
      </w:r>
      <w:r>
        <w:rPr>
          <w:sz w:val="22"/>
          <w:szCs w:val="22"/>
        </w:rPr>
        <w:t xml:space="preserve"> of the Unity code space and implement it with Python. The reasoning for this is </w:t>
      </w:r>
      <w:r w:rsidR="00E44C39">
        <w:rPr>
          <w:sz w:val="22"/>
          <w:szCs w:val="22"/>
        </w:rPr>
        <w:t>that</w:t>
      </w:r>
      <w:r w:rsidR="00ED0EE8">
        <w:rPr>
          <w:sz w:val="22"/>
          <w:szCs w:val="22"/>
        </w:rPr>
        <w:t xml:space="preserve"> </w:t>
      </w:r>
      <w:r w:rsidR="00C667AB">
        <w:rPr>
          <w:sz w:val="22"/>
          <w:szCs w:val="22"/>
        </w:rPr>
        <w:t xml:space="preserve">I am already very familiar with </w:t>
      </w:r>
      <w:r w:rsidR="00E44C39">
        <w:rPr>
          <w:sz w:val="22"/>
          <w:szCs w:val="22"/>
        </w:rPr>
        <w:t>Python</w:t>
      </w:r>
      <w:r w:rsidR="00C667AB">
        <w:rPr>
          <w:sz w:val="22"/>
          <w:szCs w:val="22"/>
        </w:rPr>
        <w:t xml:space="preserve"> thanks to multiple modules that have used this language throughout university and with many modules using Python for Artificial Intelligence applications</w:t>
      </w:r>
      <w:r w:rsidR="00E44C39">
        <w:rPr>
          <w:sz w:val="22"/>
          <w:szCs w:val="22"/>
        </w:rPr>
        <w:t>.  I can therefore</w:t>
      </w:r>
      <w:r w:rsidR="00C667AB">
        <w:rPr>
          <w:sz w:val="22"/>
          <w:szCs w:val="22"/>
        </w:rPr>
        <w:t xml:space="preserve">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50183FA0" w14:textId="77777777" w:rsidR="00B95800" w:rsidRDefault="00B95800" w:rsidP="00DC4538">
      <w:pPr>
        <w:pStyle w:val="Title2"/>
        <w:jc w:val="left"/>
        <w:rPr>
          <w:ins w:id="95" w:author="(s) Kieran Apps" w:date="2022-04-26T14:00:00Z"/>
          <w:sz w:val="32"/>
          <w:szCs w:val="32"/>
          <w:u w:val="single"/>
        </w:rPr>
      </w:pPr>
    </w:p>
    <w:p w14:paraId="307280B3" w14:textId="3CCAEDF9" w:rsidR="008E38D1" w:rsidRDefault="00495BC0" w:rsidP="00DC4538">
      <w:pPr>
        <w:pStyle w:val="Title2"/>
        <w:jc w:val="left"/>
        <w:rPr>
          <w:sz w:val="32"/>
          <w:szCs w:val="32"/>
          <w:u w:val="single"/>
        </w:rPr>
      </w:pPr>
      <w:r>
        <w:rPr>
          <w:sz w:val="32"/>
          <w:szCs w:val="32"/>
          <w:u w:val="single"/>
        </w:rPr>
        <w:lastRenderedPageBreak/>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5BB0EE4B"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 xml:space="preserve">from </w:t>
      </w:r>
      <w:commentRangeStart w:id="96"/>
      <w:r w:rsidR="00601A21">
        <w:rPr>
          <w:sz w:val="22"/>
          <w:szCs w:val="22"/>
        </w:rPr>
        <w:t>Blender</w:t>
      </w:r>
      <w:commentRangeEnd w:id="96"/>
      <w:r w:rsidR="00637B68">
        <w:rPr>
          <w:rStyle w:val="CommentReference"/>
        </w:rPr>
        <w:commentReference w:id="96"/>
      </w:r>
      <w:r w:rsidR="00601A21">
        <w:rPr>
          <w:sz w:val="22"/>
          <w:szCs w:val="22"/>
        </w:rPr>
        <w:t xml:space="preserve"> that I will create myself</w:t>
      </w:r>
      <w:r w:rsidR="002A1647">
        <w:rPr>
          <w:sz w:val="22"/>
          <w:szCs w:val="22"/>
        </w:rPr>
        <w:t xml:space="preserve"> as well as all the distance gates that will be used to measure how far the car has travelled</w:t>
      </w:r>
      <w:r w:rsidR="008E3EC8">
        <w:rPr>
          <w:sz w:val="22"/>
          <w:szCs w:val="22"/>
        </w:rPr>
        <w:t xml:space="preserve">. </w:t>
      </w:r>
      <w:r w:rsidR="00637B68">
        <w:rPr>
          <w:sz w:val="22"/>
          <w:szCs w:val="22"/>
        </w:rPr>
        <w:t>O</w:t>
      </w:r>
      <w:r w:rsidR="008E3EC8">
        <w:rPr>
          <w:sz w:val="22"/>
          <w:szCs w:val="22"/>
        </w:rPr>
        <w:t>nce imported, I can label them all as ‘</w:t>
      </w:r>
      <w:commentRangeStart w:id="97"/>
      <w:r w:rsidR="0029644A">
        <w:rPr>
          <w:sz w:val="22"/>
          <w:szCs w:val="22"/>
        </w:rPr>
        <w:t>Track’ for the track and ‘</w:t>
      </w:r>
      <w:r w:rsidR="00F87AF5">
        <w:rPr>
          <w:sz w:val="22"/>
          <w:szCs w:val="22"/>
        </w:rPr>
        <w:t>M</w:t>
      </w:r>
      <w:r w:rsidR="0029644A">
        <w:rPr>
          <w:sz w:val="22"/>
          <w:szCs w:val="22"/>
        </w:rPr>
        <w:t xml:space="preserve">arker’ </w:t>
      </w:r>
      <w:commentRangeEnd w:id="97"/>
      <w:r w:rsidR="00637B68">
        <w:rPr>
          <w:rStyle w:val="CommentReference"/>
        </w:rPr>
        <w:commentReference w:id="97"/>
      </w:r>
      <w:r w:rsidR="0029644A">
        <w:rPr>
          <w:sz w:val="22"/>
          <w:szCs w:val="22"/>
        </w:rPr>
        <w:t xml:space="preserve">for the distance markers/gates. </w:t>
      </w:r>
      <w:r w:rsidR="000D163E">
        <w:rPr>
          <w:sz w:val="22"/>
          <w:szCs w:val="22"/>
        </w:rPr>
        <w:t>Using these tags within Unity, I can calculate when a collision occurs with the track walls</w:t>
      </w:r>
      <w:del w:id="98" w:author="(s) Kieran Apps" w:date="2022-04-26T13:46:00Z">
        <w:r w:rsidR="000D163E" w:rsidDel="00C31A8A">
          <w:rPr>
            <w:sz w:val="22"/>
            <w:szCs w:val="22"/>
          </w:rPr>
          <w:delText>, and</w:delText>
        </w:r>
      </w:del>
      <w:ins w:id="99" w:author="(s) Kieran Apps" w:date="2022-04-26T13:46:00Z">
        <w:r w:rsidR="00C31A8A">
          <w:rPr>
            <w:sz w:val="22"/>
            <w:szCs w:val="22"/>
          </w:rPr>
          <w:t xml:space="preserve"> and</w:t>
        </w:r>
      </w:ins>
      <w:r w:rsidR="000D163E">
        <w:rPr>
          <w:sz w:val="22"/>
          <w:szCs w:val="22"/>
        </w:rPr>
        <w:t xml:space="preserve"> when the car passes through a distance gate.</w:t>
      </w:r>
      <w:r w:rsidR="009F26B2">
        <w:rPr>
          <w:sz w:val="22"/>
          <w:szCs w:val="22"/>
        </w:rPr>
        <w:t xml:space="preserve"> Upon a collision with the track walls, the car will be reset to its original position</w:t>
      </w:r>
      <w:del w:id="100" w:author="(s) Kieran Apps" w:date="2022-04-26T13:46:00Z">
        <w:r w:rsidR="009F26B2" w:rsidDel="00C31A8A">
          <w:rPr>
            <w:sz w:val="22"/>
            <w:szCs w:val="22"/>
          </w:rPr>
          <w:delText>, and</w:delText>
        </w:r>
      </w:del>
      <w:ins w:id="101" w:author="(s) Kieran Apps" w:date="2022-04-26T13:46:00Z">
        <w:r w:rsidR="00C31A8A">
          <w:rPr>
            <w:sz w:val="22"/>
            <w:szCs w:val="22"/>
          </w:rPr>
          <w:t xml:space="preserve"> and</w:t>
        </w:r>
      </w:ins>
      <w:r w:rsidR="009F26B2">
        <w:rPr>
          <w:sz w:val="22"/>
          <w:szCs w:val="22"/>
        </w:rPr>
        <w:t xml:space="preserve"> all physics acting upon it reset, so that the next car is able to start off in the same way as </w:t>
      </w:r>
      <w:proofErr w:type="gramStart"/>
      <w:r w:rsidR="009F26B2">
        <w:rPr>
          <w:sz w:val="22"/>
          <w:szCs w:val="22"/>
        </w:rPr>
        <w:t>all of</w:t>
      </w:r>
      <w:proofErr w:type="gramEnd"/>
      <w:r w:rsidR="009F26B2">
        <w:rPr>
          <w:sz w:val="22"/>
          <w:szCs w:val="22"/>
        </w:rPr>
        <w:t xml:space="preserve">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to</w:t>
      </w:r>
      <w:commentRangeStart w:id="102"/>
      <w:r w:rsidR="007A1393">
        <w:rPr>
          <w:sz w:val="22"/>
          <w:szCs w:val="22"/>
        </w:rPr>
        <w:t xml:space="preserve"> </w:t>
      </w:r>
      <w:r w:rsidR="007A1393" w:rsidRPr="007A1393">
        <w:rPr>
          <w:b/>
          <w:bCs/>
          <w:sz w:val="22"/>
          <w:szCs w:val="22"/>
        </w:rPr>
        <w:t>true</w:t>
      </w:r>
      <w:commentRangeEnd w:id="102"/>
      <w:r w:rsidR="00637B68">
        <w:rPr>
          <w:rStyle w:val="CommentReference"/>
        </w:rPr>
        <w:commentReference w:id="102"/>
      </w:r>
      <w:r w:rsidR="008722DC">
        <w:rPr>
          <w:sz w:val="22"/>
          <w:szCs w:val="22"/>
        </w:rPr>
        <w:t xml:space="preserve"> when a collision occurs, </w:t>
      </w:r>
      <w:r w:rsidR="007A1393">
        <w:rPr>
          <w:sz w:val="22"/>
          <w:szCs w:val="22"/>
        </w:rPr>
        <w:t xml:space="preserve">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w:t>
      </w:r>
      <w:r w:rsidR="008722DC">
        <w:rPr>
          <w:sz w:val="22"/>
          <w:szCs w:val="22"/>
        </w:rPr>
        <w:t>s</w:t>
      </w:r>
      <w:r w:rsidR="008A6834">
        <w:rPr>
          <w:sz w:val="22"/>
          <w:szCs w:val="22"/>
        </w:rPr>
        <w:t xml:space="preserve"> or disallow</w:t>
      </w:r>
      <w:r w:rsidR="008722DC">
        <w:rPr>
          <w:sz w:val="22"/>
          <w:szCs w:val="22"/>
        </w:rPr>
        <w:t>s</w:t>
      </w:r>
      <w:r w:rsidR="008A6834">
        <w:rPr>
          <w:sz w:val="22"/>
          <w:szCs w:val="22"/>
        </w:rPr>
        <w:t xml:space="preserve"> physics operations to be performed on this object</w:t>
      </w:r>
      <w:r w:rsidR="00C060D0">
        <w:rPr>
          <w:sz w:val="22"/>
          <w:szCs w:val="22"/>
        </w:rPr>
        <w:t>. W</w:t>
      </w:r>
      <w:r w:rsidR="008A6834">
        <w:rPr>
          <w:sz w:val="22"/>
          <w:szCs w:val="22"/>
        </w:rPr>
        <w:t>hen true, no physics</w:t>
      </w:r>
      <w:r w:rsidR="00523BDA">
        <w:rPr>
          <w:sz w:val="22"/>
          <w:szCs w:val="22"/>
        </w:rPr>
        <w:t xml:space="preserve"> forces are calculated or </w:t>
      </w:r>
      <w:r w:rsidR="008A6834">
        <w:rPr>
          <w:sz w:val="22"/>
          <w:szCs w:val="22"/>
        </w:rPr>
        <w:t>affect the object</w:t>
      </w:r>
      <w:r w:rsidR="00C060D0">
        <w:rPr>
          <w:sz w:val="22"/>
          <w:szCs w:val="22"/>
        </w:rPr>
        <w:t xml:space="preserve"> and</w:t>
      </w:r>
      <w:r w:rsidR="008A6834">
        <w:rPr>
          <w:sz w:val="22"/>
          <w:szCs w:val="22"/>
        </w:rPr>
        <w:t xml:space="preserve"> when false, physics</w:t>
      </w:r>
      <w:r w:rsidR="008722DC">
        <w:rPr>
          <w:sz w:val="22"/>
          <w:szCs w:val="22"/>
        </w:rPr>
        <w:t xml:space="preserve"> forces acting upon the object </w:t>
      </w:r>
      <w:r w:rsidR="008A6834">
        <w:rPr>
          <w:sz w:val="22"/>
          <w:szCs w:val="22"/>
        </w:rPr>
        <w:t>are calculated</w:t>
      </w:r>
      <w:r w:rsidR="008722DC">
        <w:rPr>
          <w:sz w:val="22"/>
          <w:szCs w:val="22"/>
        </w:rPr>
        <w:t xml:space="preserve"> and applied</w:t>
      </w:r>
      <w:r w:rsidR="00E30F40">
        <w:rPr>
          <w:sz w:val="22"/>
          <w:szCs w:val="22"/>
        </w:rPr>
        <w:t>, hence why turning this on then off during a reset resets all physics currently acting on the car.</w:t>
      </w:r>
    </w:p>
    <w:p w14:paraId="5FB603A5" w14:textId="44F978A6" w:rsidR="00C005E4" w:rsidRPr="007A1393" w:rsidRDefault="00523BDA" w:rsidP="00DC4538">
      <w:pPr>
        <w:pStyle w:val="Title2"/>
        <w:jc w:val="left"/>
        <w:rPr>
          <w:sz w:val="22"/>
          <w:szCs w:val="22"/>
        </w:rPr>
      </w:pPr>
      <w:r>
        <w:rPr>
          <w:sz w:val="22"/>
          <w:szCs w:val="22"/>
        </w:rPr>
        <w:t xml:space="preserve">A </w:t>
      </w:r>
      <w:proofErr w:type="spellStart"/>
      <w:r>
        <w:rPr>
          <w:sz w:val="22"/>
          <w:szCs w:val="22"/>
        </w:rPr>
        <w:t>Rigidbody</w:t>
      </w:r>
      <w:proofErr w:type="spellEnd"/>
      <w:r>
        <w:rPr>
          <w:sz w:val="22"/>
          <w:szCs w:val="22"/>
        </w:rPr>
        <w:t xml:space="preserve"> is a class of object tha</w:t>
      </w:r>
      <w:r w:rsidR="009D4E82">
        <w:rPr>
          <w:sz w:val="22"/>
          <w:szCs w:val="22"/>
        </w:rPr>
        <w:t>t</w:t>
      </w:r>
      <w:r>
        <w:rPr>
          <w:sz w:val="22"/>
          <w:szCs w:val="22"/>
        </w:rPr>
        <w:t xml:space="preserve"> allows the Unity physics engine to act upon it, when the correct parameters are set. </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37EAE0A7" w:rsidR="00AC3462" w:rsidRDefault="00461303" w:rsidP="00AC3462">
      <w:pPr>
        <w:pStyle w:val="Title2"/>
        <w:jc w:val="left"/>
        <w:rPr>
          <w:sz w:val="22"/>
          <w:szCs w:val="22"/>
        </w:rPr>
      </w:pPr>
      <w:r>
        <w:rPr>
          <w:sz w:val="22"/>
          <w:szCs w:val="22"/>
        </w:rPr>
        <w:t>As shown, this is a very close recreation of the real track, minus the</w:t>
      </w:r>
      <w:r w:rsidR="008722DC">
        <w:rPr>
          <w:sz w:val="22"/>
          <w:szCs w:val="22"/>
        </w:rPr>
        <w:t xml:space="preserve"> elevation</w:t>
      </w:r>
      <w:r>
        <w:rPr>
          <w:sz w:val="22"/>
          <w:szCs w:val="22"/>
        </w:rPr>
        <w:t xml:space="preserve"> of the track (this is a flat replica, without any hills).</w:t>
      </w:r>
    </w:p>
    <w:p w14:paraId="4AFB6A18" w14:textId="2B3BDCAD"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w:t>
      </w:r>
      <w:r w:rsidR="00C060D0">
        <w:rPr>
          <w:sz w:val="22"/>
          <w:szCs w:val="22"/>
        </w:rPr>
        <w:t>I</w:t>
      </w:r>
      <w:r w:rsidR="00AF7B55">
        <w:rPr>
          <w:sz w:val="22"/>
          <w:szCs w:val="22"/>
        </w:rPr>
        <w:t xml:space="preserve">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3936CFFF" w:rsidR="00F27A1A" w:rsidRDefault="00F27A1A" w:rsidP="00AC3462">
      <w:pPr>
        <w:pStyle w:val="Title2"/>
        <w:jc w:val="left"/>
        <w:rPr>
          <w:sz w:val="22"/>
          <w:szCs w:val="22"/>
        </w:rPr>
      </w:pPr>
      <w:r>
        <w:rPr>
          <w:sz w:val="22"/>
          <w:szCs w:val="22"/>
        </w:rPr>
        <w:lastRenderedPageBreak/>
        <w:t xml:space="preserve">With </w:t>
      </w:r>
      <w:r w:rsidR="001C212B">
        <w:rPr>
          <w:sz w:val="22"/>
          <w:szCs w:val="22"/>
        </w:rPr>
        <w:t>the wheel</w:t>
      </w:r>
      <w:r>
        <w:rPr>
          <w:sz w:val="22"/>
          <w:szCs w:val="22"/>
        </w:rPr>
        <w:t xml:space="preserve"> colliders </w:t>
      </w:r>
      <w:r w:rsidR="00C060D0">
        <w:rPr>
          <w:sz w:val="22"/>
          <w:szCs w:val="22"/>
        </w:rPr>
        <w:t xml:space="preserve">in </w:t>
      </w:r>
      <w:r w:rsidR="001C212B">
        <w:rPr>
          <w:sz w:val="22"/>
          <w:szCs w:val="22"/>
        </w:rPr>
        <w:t>place,</w:t>
      </w:r>
      <w:r>
        <w:rPr>
          <w:sz w:val="22"/>
          <w:szCs w:val="22"/>
        </w:rPr>
        <w:t xml:space="preserve"> I can control </w:t>
      </w:r>
      <w:proofErr w:type="gramStart"/>
      <w:r w:rsidR="00C060D0">
        <w:rPr>
          <w:sz w:val="22"/>
          <w:szCs w:val="22"/>
        </w:rPr>
        <w:t>a number of</w:t>
      </w:r>
      <w:proofErr w:type="gramEnd"/>
      <w:r>
        <w:rPr>
          <w:sz w:val="22"/>
          <w:szCs w:val="22"/>
        </w:rPr>
        <w:t xml:space="preserve">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 xml:space="preserve">Within the code and setup of these objects, I can also set the values for the ‘engine’ power </w:t>
      </w:r>
      <w:commentRangeStart w:id="103"/>
      <w:r w:rsidR="001C212B">
        <w:rPr>
          <w:sz w:val="22"/>
          <w:szCs w:val="22"/>
        </w:rPr>
        <w:t>and</w:t>
      </w:r>
      <w:r w:rsidR="002F69FF">
        <w:rPr>
          <w:sz w:val="22"/>
          <w:szCs w:val="22"/>
        </w:rPr>
        <w:t xml:space="preserve"> </w:t>
      </w:r>
      <w:commentRangeEnd w:id="103"/>
      <w:r w:rsidR="00675955">
        <w:rPr>
          <w:rStyle w:val="CommentReference"/>
        </w:rPr>
        <w:commentReference w:id="103"/>
      </w:r>
      <w:r w:rsidR="002F69FF">
        <w:rPr>
          <w:sz w:val="22"/>
          <w:szCs w:val="22"/>
        </w:rPr>
        <w:t>‘brake’ power, that when applied to the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w:t>
      </w:r>
      <w:del w:id="104" w:author="(s) Kieran Apps" w:date="2022-04-26T13:46:00Z">
        <w:r w:rsidR="00D449F3" w:rsidDel="00C31A8A">
          <w:rPr>
            <w:sz w:val="22"/>
            <w:szCs w:val="22"/>
          </w:rPr>
          <w:delText>, and</w:delText>
        </w:r>
      </w:del>
      <w:ins w:id="105" w:author="(s) Kieran Apps" w:date="2022-04-26T13:46:00Z">
        <w:r w:rsidR="00C31A8A">
          <w:rPr>
            <w:sz w:val="22"/>
            <w:szCs w:val="22"/>
          </w:rPr>
          <w:t xml:space="preserve"> and</w:t>
        </w:r>
      </w:ins>
      <w:r w:rsidR="00D449F3">
        <w:rPr>
          <w:sz w:val="22"/>
          <w:szCs w:val="22"/>
        </w:rPr>
        <w:t xml:space="preserve"> an increase in lateral stiffness of the car for turning.</w:t>
      </w:r>
    </w:p>
    <w:p w14:paraId="7958DB98" w14:textId="22CE7F88" w:rsidR="00394D4F" w:rsidRDefault="00394D4F" w:rsidP="00AC3462">
      <w:pPr>
        <w:pStyle w:val="Title2"/>
        <w:jc w:val="left"/>
        <w:rPr>
          <w:sz w:val="22"/>
          <w:szCs w:val="22"/>
        </w:rPr>
      </w:pPr>
      <w:r>
        <w:rPr>
          <w:sz w:val="22"/>
          <w:szCs w:val="22"/>
        </w:rPr>
        <w:t>Given that the car</w:t>
      </w:r>
      <w:ins w:id="106" w:author="Nigel Apps" w:date="2022-04-24T17:58:00Z">
        <w:r w:rsidR="00675955">
          <w:rPr>
            <w:sz w:val="22"/>
            <w:szCs w:val="22"/>
          </w:rPr>
          <w:t>’</w:t>
        </w:r>
      </w:ins>
      <w:r>
        <w:rPr>
          <w:sz w:val="22"/>
          <w:szCs w:val="22"/>
        </w:rPr>
        <w:t>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787BBBC8" w:rsidR="00D915B5" w:rsidRDefault="00D915B5" w:rsidP="00D915B5">
      <w:pPr>
        <w:pStyle w:val="Title2"/>
        <w:jc w:val="left"/>
        <w:rPr>
          <w:sz w:val="22"/>
          <w:szCs w:val="22"/>
        </w:rPr>
      </w:pPr>
      <w:commentRangeStart w:id="107"/>
      <w:r>
        <w:rPr>
          <w:sz w:val="22"/>
          <w:szCs w:val="22"/>
        </w:rPr>
        <w:t xml:space="preserve">These values are all set </w:t>
      </w:r>
      <w:r w:rsidR="00350115">
        <w:rPr>
          <w:sz w:val="22"/>
          <w:szCs w:val="22"/>
        </w:rPr>
        <w:t xml:space="preserve">as constants </w:t>
      </w:r>
      <w:r>
        <w:rPr>
          <w:sz w:val="22"/>
          <w:szCs w:val="22"/>
        </w:rPr>
        <w:t>via the scripts (programmatically, in C#) rather than in the unity editor itself</w:t>
      </w:r>
      <w:r w:rsidR="00350115">
        <w:rPr>
          <w:sz w:val="22"/>
          <w:szCs w:val="22"/>
        </w:rPr>
        <w:t>, to ensure that they are not altered accidentally</w:t>
      </w:r>
      <w:r>
        <w:rPr>
          <w:sz w:val="22"/>
          <w:szCs w:val="22"/>
        </w:rPr>
        <w:t>.</w:t>
      </w:r>
      <w:commentRangeEnd w:id="107"/>
      <w:r w:rsidR="00675955">
        <w:rPr>
          <w:rStyle w:val="CommentReference"/>
        </w:rPr>
        <w:commentReference w:id="107"/>
      </w:r>
    </w:p>
    <w:p w14:paraId="121EE240" w14:textId="5161DB98" w:rsidR="00987CA9" w:rsidRPr="002E3596" w:rsidRDefault="00987CA9" w:rsidP="00987CA9">
      <w:pPr>
        <w:pStyle w:val="Title2"/>
        <w:jc w:val="left"/>
        <w:rPr>
          <w:sz w:val="22"/>
          <w:szCs w:val="22"/>
        </w:rPr>
      </w:pPr>
      <w:r>
        <w:rPr>
          <w:sz w:val="22"/>
          <w:szCs w:val="22"/>
        </w:rPr>
        <w:t xml:space="preserve">The front wheels have a greater braking force to mimic how cars are </w:t>
      </w:r>
      <w:r w:rsidR="00675955">
        <w:rPr>
          <w:sz w:val="22"/>
          <w:szCs w:val="22"/>
        </w:rPr>
        <w:t>designed</w:t>
      </w:r>
      <w:r>
        <w:rPr>
          <w:sz w:val="22"/>
          <w:szCs w:val="22"/>
        </w:rPr>
        <w:t>,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33A845FA" w:rsidR="00987CA9" w:rsidRDefault="00E15750" w:rsidP="00987CA9">
      <w:pPr>
        <w:pStyle w:val="Title2"/>
        <w:jc w:val="left"/>
        <w:rPr>
          <w:sz w:val="22"/>
          <w:szCs w:val="22"/>
        </w:rPr>
      </w:pPr>
      <w:r>
        <w:rPr>
          <w:sz w:val="22"/>
          <w:szCs w:val="22"/>
        </w:rPr>
        <w:t xml:space="preserve">To control </w:t>
      </w:r>
      <w:proofErr w:type="gramStart"/>
      <w:r>
        <w:rPr>
          <w:sz w:val="22"/>
          <w:szCs w:val="22"/>
        </w:rPr>
        <w:t>all of</w:t>
      </w:r>
      <w:proofErr w:type="gramEnd"/>
      <w:r>
        <w:rPr>
          <w:sz w:val="22"/>
          <w:szCs w:val="22"/>
        </w:rPr>
        <w:t xml:space="preserve"> these components, I create</w:t>
      </w:r>
      <w:r w:rsidR="00675955">
        <w:rPr>
          <w:sz w:val="22"/>
          <w:szCs w:val="22"/>
        </w:rPr>
        <w:t>d</w:t>
      </w:r>
      <w:r>
        <w:rPr>
          <w:sz w:val="22"/>
          <w:szCs w:val="22"/>
        </w:rPr>
        <w:t xml:space="preserv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commentRangeStart w:id="108"/>
      <w:r w:rsidR="0097355A">
        <w:rPr>
          <w:sz w:val="22"/>
          <w:szCs w:val="22"/>
        </w:rPr>
        <w:t>)</w:t>
      </w:r>
      <w:r>
        <w:rPr>
          <w:sz w:val="22"/>
          <w:szCs w:val="22"/>
        </w:rPr>
        <w:t xml:space="preserve"> </w:t>
      </w:r>
      <w:commentRangeEnd w:id="108"/>
      <w:r w:rsidR="001A4F7D">
        <w:rPr>
          <w:sz w:val="22"/>
          <w:szCs w:val="22"/>
        </w:rPr>
        <w:t xml:space="preserve">script </w:t>
      </w:r>
      <w:r w:rsidR="00675955">
        <w:rPr>
          <w:rStyle w:val="CommentReference"/>
        </w:rPr>
        <w:commentReference w:id="108"/>
      </w:r>
      <w:r>
        <w:rPr>
          <w:sz w:val="22"/>
          <w:szCs w:val="22"/>
        </w:rPr>
        <w:t>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845C031" w:rsidR="00824893" w:rsidRDefault="00824893" w:rsidP="00987CA9">
      <w:pPr>
        <w:pStyle w:val="Title2"/>
        <w:jc w:val="left"/>
        <w:rPr>
          <w:sz w:val="22"/>
          <w:szCs w:val="22"/>
        </w:rPr>
      </w:pPr>
      <w:r>
        <w:rPr>
          <w:sz w:val="22"/>
          <w:szCs w:val="22"/>
        </w:rPr>
        <w:t>Attached to the car</w:t>
      </w:r>
      <w:r w:rsidR="00675955">
        <w:rPr>
          <w:sz w:val="22"/>
          <w:szCs w:val="22"/>
        </w:rPr>
        <w:t>’</w:t>
      </w:r>
      <w:r>
        <w:rPr>
          <w:sz w:val="22"/>
          <w:szCs w:val="22"/>
        </w:rPr>
        <w:t xml:space="preserve">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w:t>
      </w:r>
      <w:proofErr w:type="gramStart"/>
      <w:r>
        <w:rPr>
          <w:sz w:val="22"/>
          <w:szCs w:val="22"/>
        </w:rPr>
        <w:t>in a given</w:t>
      </w:r>
      <w:proofErr w:type="gramEnd"/>
      <w:r>
        <w:rPr>
          <w:sz w:val="22"/>
          <w:szCs w:val="22"/>
        </w:rPr>
        <w:t xml:space="preserve">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6AD8CF76" w14:textId="77777777" w:rsidR="0010611F" w:rsidRDefault="0010611F" w:rsidP="00D61242">
      <w:pPr>
        <w:pStyle w:val="Title2"/>
        <w:rPr>
          <w:ins w:id="109" w:author="(s) Kieran Apps" w:date="2022-04-26T14:00:00Z"/>
          <w:sz w:val="22"/>
          <w:szCs w:val="22"/>
        </w:rPr>
      </w:pPr>
    </w:p>
    <w:p w14:paraId="65E404D3" w14:textId="77777777" w:rsidR="0010611F" w:rsidRDefault="0010611F" w:rsidP="00D61242">
      <w:pPr>
        <w:pStyle w:val="Title2"/>
        <w:rPr>
          <w:ins w:id="110" w:author="(s) Kieran Apps" w:date="2022-04-26T14:00:00Z"/>
          <w:sz w:val="22"/>
          <w:szCs w:val="22"/>
        </w:rPr>
      </w:pPr>
    </w:p>
    <w:p w14:paraId="681DC36A" w14:textId="77777777" w:rsidR="0010611F" w:rsidRDefault="0010611F" w:rsidP="00D61242">
      <w:pPr>
        <w:pStyle w:val="Title2"/>
        <w:rPr>
          <w:ins w:id="111" w:author="(s) Kieran Apps" w:date="2022-04-26T14:00:00Z"/>
          <w:sz w:val="22"/>
          <w:szCs w:val="22"/>
        </w:rPr>
      </w:pPr>
    </w:p>
    <w:p w14:paraId="7D5B5518" w14:textId="72B85676" w:rsidR="00270A4B" w:rsidRDefault="00270A4B" w:rsidP="00D61242">
      <w:pPr>
        <w:pStyle w:val="Title2"/>
        <w:rPr>
          <w:sz w:val="22"/>
          <w:szCs w:val="22"/>
        </w:rPr>
      </w:pPr>
      <w:r>
        <w:rPr>
          <w:sz w:val="22"/>
          <w:szCs w:val="22"/>
        </w:rPr>
        <w:lastRenderedPageBreak/>
        <w:t>Figure 14:</w:t>
      </w:r>
      <w:ins w:id="112" w:author="(s) Kieran Apps" w:date="2022-04-26T14:00:00Z">
        <w:r w:rsidR="00323079">
          <w:rPr>
            <w:sz w:val="22"/>
            <w:szCs w:val="22"/>
          </w:rPr>
          <w:t xml:space="preserve"> Visualisation of </w:t>
        </w:r>
      </w:ins>
      <w:del w:id="113" w:author="(s) Kieran Apps" w:date="2022-04-26T14:00:00Z">
        <w:r w:rsidDel="00323079">
          <w:rPr>
            <w:sz w:val="22"/>
            <w:szCs w:val="22"/>
          </w:rPr>
          <w:delText xml:space="preserve"> R</w:delText>
        </w:r>
      </w:del>
      <w:ins w:id="114" w:author="(s) Kieran Apps" w:date="2022-04-26T14:00:00Z">
        <w:r w:rsidR="00323079">
          <w:rPr>
            <w:sz w:val="22"/>
            <w:szCs w:val="22"/>
          </w:rPr>
          <w:t>r</w:t>
        </w:r>
      </w:ins>
      <w:r>
        <w:rPr>
          <w:sz w:val="22"/>
          <w:szCs w:val="22"/>
        </w:rPr>
        <w:t>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eastAsia="en-GB"/>
        </w:rPr>
      </w:pPr>
      <w:r w:rsidRPr="00270A4B">
        <w:rPr>
          <w:rFonts w:ascii="Consolas" w:eastAsia="Times New Roman" w:hAnsi="Consolas" w:cs="Times New Roman"/>
          <w:noProof/>
          <w:color w:val="6688CC"/>
          <w:kern w:val="0"/>
          <w:sz w:val="21"/>
          <w:szCs w:val="21"/>
          <w:lang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5"/>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5741280E"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natively, </w:t>
      </w:r>
      <w:r w:rsidR="00A02FA2">
        <w:rPr>
          <w:sz w:val="22"/>
          <w:szCs w:val="22"/>
        </w:rPr>
        <w:t xml:space="preserve">without </w:t>
      </w:r>
      <w:r w:rsidR="00B44383">
        <w:rPr>
          <w:sz w:val="22"/>
          <w:szCs w:val="22"/>
        </w:rPr>
        <w:t xml:space="preserve">needing to </w:t>
      </w:r>
      <w:r w:rsidR="00A02FA2">
        <w:rPr>
          <w:sz w:val="22"/>
          <w:szCs w:val="22"/>
        </w:rPr>
        <w:t xml:space="preserve">instal any </w:t>
      </w:r>
      <w:r w:rsidR="007344CA">
        <w:rPr>
          <w:sz w:val="22"/>
          <w:szCs w:val="22"/>
        </w:rPr>
        <w:t>third-party</w:t>
      </w:r>
      <w:r w:rsidR="00A02FA2">
        <w:rPr>
          <w:sz w:val="22"/>
          <w:szCs w:val="22"/>
        </w:rPr>
        <w:t xml:space="preserve"> packages</w:t>
      </w:r>
      <w:r w:rsidR="00B44383">
        <w:rPr>
          <w:sz w:val="22"/>
          <w:szCs w:val="22"/>
        </w:rPr>
        <w:t>.</w:t>
      </w:r>
      <w:del w:id="115" w:author="Nigel Apps" w:date="2022-04-24T18:05:00Z">
        <w:r w:rsidR="00A02FA2" w:rsidDel="00B44383">
          <w:rPr>
            <w:sz w:val="22"/>
            <w:szCs w:val="22"/>
          </w:rPr>
          <w:delText xml:space="preserve"> </w:delText>
        </w:r>
      </w:del>
      <w:r w:rsidR="00B44383">
        <w:rPr>
          <w:sz w:val="22"/>
          <w:szCs w:val="22"/>
        </w:rPr>
        <w:t xml:space="preserve"> This</w:t>
      </w:r>
      <w:r w:rsidR="00A02FA2">
        <w:rPr>
          <w:sz w:val="22"/>
          <w:szCs w:val="22"/>
        </w:rPr>
        <w:t xml:space="preserve"> mak</w:t>
      </w:r>
      <w:r w:rsidR="00B44383">
        <w:rPr>
          <w:sz w:val="22"/>
          <w:szCs w:val="22"/>
        </w:rPr>
        <w:t>es</w:t>
      </w:r>
      <w:r w:rsidR="00A02FA2">
        <w:rPr>
          <w:sz w:val="22"/>
          <w:szCs w:val="22"/>
        </w:rPr>
        <w:t xml:space="preserve"> the implementation a </w:t>
      </w:r>
      <w:commentRangeStart w:id="116"/>
      <w:r w:rsidR="00A02FA2">
        <w:rPr>
          <w:sz w:val="22"/>
          <w:szCs w:val="22"/>
        </w:rPr>
        <w:t xml:space="preserve">little more complex </w:t>
      </w:r>
      <w:commentRangeEnd w:id="116"/>
      <w:r w:rsidR="00C13784">
        <w:rPr>
          <w:sz w:val="22"/>
          <w:szCs w:val="22"/>
        </w:rPr>
        <w:t xml:space="preserve">than standard HTTP client-server architecture </w:t>
      </w:r>
      <w:r w:rsidR="00B44383">
        <w:rPr>
          <w:rStyle w:val="CommentReference"/>
        </w:rPr>
        <w:commentReference w:id="116"/>
      </w:r>
      <w:r w:rsidR="00A02FA2">
        <w:rPr>
          <w:sz w:val="22"/>
          <w:szCs w:val="22"/>
        </w:rPr>
        <w:t xml:space="preserve">due to the nature of </w:t>
      </w:r>
      <w:proofErr w:type="spellStart"/>
      <w:r w:rsidR="00F473DE">
        <w:rPr>
          <w:sz w:val="22"/>
          <w:szCs w:val="22"/>
        </w:rPr>
        <w:t>W</w:t>
      </w:r>
      <w:r w:rsidR="00C13784">
        <w:rPr>
          <w:sz w:val="22"/>
          <w:szCs w:val="22"/>
        </w:rPr>
        <w:t>eb</w:t>
      </w:r>
      <w:r w:rsidR="00F473DE">
        <w:rPr>
          <w:sz w:val="22"/>
          <w:szCs w:val="22"/>
        </w:rPr>
        <w:t>S</w:t>
      </w:r>
      <w:r w:rsidR="00C13784">
        <w:rPr>
          <w:sz w:val="22"/>
          <w:szCs w:val="22"/>
        </w:rPr>
        <w:t>ockets</w:t>
      </w:r>
      <w:proofErr w:type="spellEnd"/>
      <w:r w:rsidR="00C13784">
        <w:rPr>
          <w:sz w:val="22"/>
          <w:szCs w:val="22"/>
        </w:rPr>
        <w:t xml:space="preserve"> but</w:t>
      </w:r>
      <w:r w:rsidR="00B44383">
        <w:rPr>
          <w:sz w:val="22"/>
          <w:szCs w:val="22"/>
        </w:rPr>
        <w:t xml:space="preserve"> is </w:t>
      </w:r>
      <w:r w:rsidR="00A02FA2">
        <w:rPr>
          <w:sz w:val="22"/>
          <w:szCs w:val="22"/>
        </w:rPr>
        <w:t>still completely possible with a lot of documentation for both Unity and Python in this area.</w:t>
      </w:r>
    </w:p>
    <w:p w14:paraId="19C73FD2" w14:textId="2459575F" w:rsidR="008614B4" w:rsidRDefault="00342C96" w:rsidP="00AC3462">
      <w:pPr>
        <w:pStyle w:val="Title2"/>
        <w:jc w:val="left"/>
        <w:rPr>
          <w:sz w:val="22"/>
          <w:szCs w:val="22"/>
        </w:rPr>
      </w:pPr>
      <w:r>
        <w:rPr>
          <w:sz w:val="22"/>
          <w:szCs w:val="22"/>
        </w:rPr>
        <w:t xml:space="preserve">To use the WebSocket, I also had to </w:t>
      </w:r>
      <w:r w:rsidR="00B44383">
        <w:rPr>
          <w:sz w:val="22"/>
          <w:szCs w:val="22"/>
        </w:rPr>
        <w:t xml:space="preserve">devise </w:t>
      </w:r>
      <w:r>
        <w:rPr>
          <w:sz w:val="22"/>
          <w:szCs w:val="22"/>
        </w:rPr>
        <w:t xml:space="preserve">a method to determine the end of a data stream sequence, since not </w:t>
      </w:r>
      <w:proofErr w:type="gramStart"/>
      <w:r>
        <w:rPr>
          <w:sz w:val="22"/>
          <w:szCs w:val="22"/>
        </w:rPr>
        <w:t>all of</w:t>
      </w:r>
      <w:proofErr w:type="gramEnd"/>
      <w:r>
        <w:rPr>
          <w:sz w:val="22"/>
          <w:szCs w:val="22"/>
        </w:rPr>
        <w:t xml:space="preserve">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 xml:space="preserve">The data sent was in a </w:t>
      </w:r>
      <w:commentRangeStart w:id="117"/>
      <w:r w:rsidR="00637EFA">
        <w:rPr>
          <w:sz w:val="22"/>
          <w:szCs w:val="22"/>
        </w:rPr>
        <w:t>JSON</w:t>
      </w:r>
      <w:commentRangeEnd w:id="117"/>
      <w:r w:rsidR="00B44383">
        <w:rPr>
          <w:rStyle w:val="CommentReference"/>
        </w:rPr>
        <w:commentReference w:id="117"/>
      </w:r>
      <w:r w:rsidR="003B5BBB">
        <w:rPr>
          <w:sz w:val="22"/>
          <w:szCs w:val="22"/>
        </w:rPr>
        <w:t xml:space="preserve"> (JavaScript Object Notation)</w:t>
      </w:r>
      <w:r w:rsidR="00637EFA">
        <w:rPr>
          <w:sz w:val="22"/>
          <w:szCs w:val="22"/>
        </w:rPr>
        <w:t xml:space="preserve"> object format, which also helped make it easy to determine the start and end of the actual data sent</w:t>
      </w:r>
      <w:r w:rsidR="00B44383">
        <w:rPr>
          <w:sz w:val="22"/>
          <w:szCs w:val="22"/>
        </w:rPr>
        <w:t>.</w:t>
      </w:r>
      <w:r w:rsidR="00637EFA">
        <w:rPr>
          <w:sz w:val="22"/>
          <w:szCs w:val="22"/>
        </w:rPr>
        <w:t xml:space="preserve">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xml:space="preserve">, </w:t>
      </w:r>
      <w:r w:rsidR="00641574">
        <w:rPr>
          <w:sz w:val="22"/>
          <w:szCs w:val="22"/>
        </w:rPr>
        <w:t>with</w:t>
      </w:r>
      <w:r w:rsidR="00BD5C4E">
        <w:rPr>
          <w:sz w:val="22"/>
          <w:szCs w:val="22"/>
        </w:rPr>
        <w:t xml:space="preserve"> any extra data </w:t>
      </w:r>
      <w:r w:rsidR="00641574">
        <w:rPr>
          <w:sz w:val="22"/>
          <w:szCs w:val="22"/>
        </w:rPr>
        <w:t>being</w:t>
      </w:r>
      <w:r w:rsidR="00BD5C4E">
        <w:rPr>
          <w:sz w:val="22"/>
          <w:szCs w:val="22"/>
        </w:rPr>
        <w:t xml:space="preserve"> ignored</w:t>
      </w:r>
      <w:r w:rsidR="00637EFA">
        <w:rPr>
          <w:sz w:val="22"/>
          <w:szCs w:val="22"/>
        </w:rPr>
        <w:t>.</w:t>
      </w:r>
      <w:r w:rsidR="00C602DE">
        <w:rPr>
          <w:sz w:val="22"/>
          <w:szCs w:val="22"/>
        </w:rPr>
        <w:t xml:space="preserve"> </w:t>
      </w:r>
      <w:r w:rsidR="005B528D">
        <w:rPr>
          <w:sz w:val="22"/>
          <w:szCs w:val="22"/>
        </w:rPr>
        <w:t xml:space="preserve">Using this allowed me to ensure that the correct amount of data would be used without any missing, or </w:t>
      </w:r>
      <w:r w:rsidR="00641574">
        <w:rPr>
          <w:sz w:val="22"/>
          <w:szCs w:val="22"/>
        </w:rPr>
        <w:t xml:space="preserve">superfluous </w:t>
      </w:r>
      <w:r w:rsidR="005B528D">
        <w:rPr>
          <w:sz w:val="22"/>
          <w:szCs w:val="22"/>
        </w:rPr>
        <w:t>items.</w:t>
      </w:r>
    </w:p>
    <w:p w14:paraId="2398147B" w14:textId="77777777" w:rsidR="000356AB" w:rsidRDefault="000356AB" w:rsidP="00AC3462">
      <w:pPr>
        <w:pStyle w:val="Title2"/>
        <w:jc w:val="left"/>
        <w:rPr>
          <w:ins w:id="118" w:author="(s) Kieran Apps" w:date="2022-04-26T14:00:00Z"/>
          <w:sz w:val="22"/>
          <w:szCs w:val="22"/>
          <w:u w:val="single"/>
        </w:rPr>
      </w:pPr>
    </w:p>
    <w:p w14:paraId="6942DC2B" w14:textId="2A413B99"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6E04DA28"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w:t>
      </w:r>
      <w:r w:rsidR="00F9290E">
        <w:rPr>
          <w:sz w:val="22"/>
          <w:szCs w:val="22"/>
        </w:rPr>
        <w:t xml:space="preserve">the </w:t>
      </w:r>
      <w:r w:rsidR="00041C02">
        <w:rPr>
          <w:sz w:val="22"/>
          <w:szCs w:val="22"/>
        </w:rPr>
        <w:t xml:space="preserve">networks. </w:t>
      </w:r>
      <w:r w:rsidR="00312B71">
        <w:rPr>
          <w:sz w:val="22"/>
          <w:szCs w:val="22"/>
        </w:rPr>
        <w:t xml:space="preserve">I </w:t>
      </w:r>
      <w:commentRangeStart w:id="119"/>
      <w:r w:rsidR="00312B71">
        <w:rPr>
          <w:sz w:val="22"/>
          <w:szCs w:val="22"/>
        </w:rPr>
        <w:t xml:space="preserve">only </w:t>
      </w:r>
      <w:commentRangeEnd w:id="119"/>
      <w:r w:rsidR="00F9290E">
        <w:rPr>
          <w:rStyle w:val="CommentReference"/>
        </w:rPr>
        <w:commentReference w:id="119"/>
      </w:r>
      <w:r w:rsidR="00312B71">
        <w:rPr>
          <w:sz w:val="22"/>
          <w:szCs w:val="22"/>
        </w:rPr>
        <w:t xml:space="preserve">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xml:space="preserve">, then I would not have had the total control </w:t>
      </w:r>
      <w:commentRangeStart w:id="120"/>
      <w:r w:rsidR="00026619">
        <w:rPr>
          <w:sz w:val="22"/>
          <w:szCs w:val="22"/>
        </w:rPr>
        <w:t>that I had creating it all myself</w:t>
      </w:r>
      <w:commentRangeEnd w:id="120"/>
      <w:r w:rsidR="006F57D3">
        <w:rPr>
          <w:sz w:val="22"/>
          <w:szCs w:val="22"/>
        </w:rPr>
        <w:t>, as I did</w:t>
      </w:r>
      <w:r w:rsidR="003A7A1C">
        <w:rPr>
          <w:rStyle w:val="CommentReference"/>
        </w:rPr>
        <w:commentReference w:id="120"/>
      </w:r>
      <w:r w:rsidR="006F57D3">
        <w:rPr>
          <w:sz w:val="22"/>
          <w:szCs w:val="22"/>
        </w:rPr>
        <w:t xml:space="preserve"> for this project</w:t>
      </w:r>
      <w:r w:rsidR="002F76F2">
        <w:rPr>
          <w:sz w:val="22"/>
          <w:szCs w:val="22"/>
        </w:rPr>
        <w:t>.</w:t>
      </w:r>
      <w:r w:rsidR="00A43D08">
        <w:rPr>
          <w:sz w:val="22"/>
          <w:szCs w:val="22"/>
        </w:rPr>
        <w:t xml:space="preserve"> I did this to fully understand the A.I. and how to implement and use it, as well as being able to easily view the saved files of the network </w:t>
      </w:r>
      <w:r w:rsidR="00A94CA4">
        <w:rPr>
          <w:sz w:val="22"/>
          <w:szCs w:val="22"/>
        </w:rPr>
        <w:t>values</w:t>
      </w:r>
      <w:r w:rsidR="00A43D08">
        <w:rPr>
          <w:sz w:val="22"/>
          <w:szCs w:val="22"/>
        </w:rPr>
        <w:t xml:space="preserve"> created.</w:t>
      </w:r>
    </w:p>
    <w:p w14:paraId="57C554ED" w14:textId="4A8F1D94" w:rsidR="002F76F2" w:rsidRDefault="002F76F2" w:rsidP="00DC4538">
      <w:pPr>
        <w:pStyle w:val="Title2"/>
        <w:jc w:val="left"/>
        <w:rPr>
          <w:sz w:val="22"/>
          <w:szCs w:val="22"/>
        </w:rPr>
      </w:pPr>
      <w:r>
        <w:rPr>
          <w:sz w:val="22"/>
          <w:szCs w:val="22"/>
        </w:rPr>
        <w:t xml:space="preserve">To create these networks, I specified the </w:t>
      </w:r>
      <w:commentRangeStart w:id="121"/>
      <w:r>
        <w:rPr>
          <w:sz w:val="22"/>
          <w:szCs w:val="22"/>
        </w:rPr>
        <w:t xml:space="preserve">size </w:t>
      </w:r>
      <w:commentRangeEnd w:id="121"/>
      <w:r w:rsidR="003A7A1C">
        <w:rPr>
          <w:rStyle w:val="CommentReference"/>
        </w:rPr>
        <w:commentReference w:id="121"/>
      </w:r>
      <w:r>
        <w:rPr>
          <w:sz w:val="22"/>
          <w:szCs w:val="22"/>
        </w:rPr>
        <w:t>of each layer</w:t>
      </w:r>
      <w:del w:id="122" w:author="(s) Kieran Apps" w:date="2022-04-26T13:46:00Z">
        <w:r w:rsidDel="00C31A8A">
          <w:rPr>
            <w:sz w:val="22"/>
            <w:szCs w:val="22"/>
          </w:rPr>
          <w:delText>, and</w:delText>
        </w:r>
      </w:del>
      <w:ins w:id="123" w:author="(s) Kieran Apps" w:date="2022-04-26T13:46:00Z">
        <w:r w:rsidR="00C31A8A">
          <w:rPr>
            <w:sz w:val="22"/>
            <w:szCs w:val="22"/>
          </w:rPr>
          <w:t xml:space="preserve"> and</w:t>
        </w:r>
      </w:ins>
      <w:r>
        <w:rPr>
          <w:sz w:val="22"/>
          <w:szCs w:val="22"/>
        </w:rPr>
        <w:t xml:space="preserve"> created a NumPy array to this specification to match each of the weights</w:t>
      </w:r>
      <w:del w:id="124" w:author="(s) Kieran Apps" w:date="2022-04-26T13:46:00Z">
        <w:r w:rsidDel="00C31A8A">
          <w:rPr>
            <w:sz w:val="22"/>
            <w:szCs w:val="22"/>
          </w:rPr>
          <w:delText>, and</w:delText>
        </w:r>
      </w:del>
      <w:ins w:id="125" w:author="(s) Kieran Apps" w:date="2022-04-26T13:46:00Z">
        <w:r w:rsidR="00C31A8A">
          <w:rPr>
            <w:sz w:val="22"/>
            <w:szCs w:val="22"/>
          </w:rPr>
          <w:t xml:space="preserve"> and</w:t>
        </w:r>
      </w:ins>
      <w:r>
        <w:rPr>
          <w:sz w:val="22"/>
          <w:szCs w:val="22"/>
        </w:rPr>
        <w:t xml:space="preserve">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w:t>
      </w:r>
      <w:r w:rsidR="003A7A1C">
        <w:rPr>
          <w:sz w:val="22"/>
          <w:szCs w:val="22"/>
        </w:rPr>
        <w:t>d</w:t>
      </w:r>
      <w:r w:rsidR="00B603B3">
        <w:rPr>
          <w:sz w:val="22"/>
          <w:szCs w:val="22"/>
        </w:rPr>
        <w:t xml:space="preserve"> </w:t>
      </w:r>
      <w:proofErr w:type="gramStart"/>
      <w:r w:rsidR="00B603B3">
        <w:rPr>
          <w:sz w:val="22"/>
          <w:szCs w:val="22"/>
        </w:rPr>
        <w:t>all of</w:t>
      </w:r>
      <w:proofErr w:type="gramEnd"/>
      <w:r w:rsidR="00B603B3">
        <w:rPr>
          <w:sz w:val="22"/>
          <w:szCs w:val="22"/>
        </w:rPr>
        <w:t xml:space="preserve"> these networks to JSON files to easily visualize the network layout </w:t>
      </w:r>
      <w:r w:rsidR="002E7D90">
        <w:rPr>
          <w:sz w:val="22"/>
          <w:szCs w:val="22"/>
        </w:rPr>
        <w:t>and keep</w:t>
      </w:r>
      <w:r w:rsidR="00B603B3">
        <w:rPr>
          <w:sz w:val="22"/>
          <w:szCs w:val="22"/>
        </w:rPr>
        <w:t xml:space="preserve"> the fitness of each car within the car</w:t>
      </w:r>
      <w:r w:rsidR="003A7A1C">
        <w:rPr>
          <w:sz w:val="22"/>
          <w:szCs w:val="22"/>
        </w:rPr>
        <w:t>’</w:t>
      </w:r>
      <w:r w:rsidR="00B603B3">
        <w:rPr>
          <w:sz w:val="22"/>
          <w:szCs w:val="22"/>
        </w:rPr>
        <w:t>s own network file.</w:t>
      </w:r>
    </w:p>
    <w:p w14:paraId="1CEA5B35" w14:textId="1FAA0537"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w:t>
      </w:r>
      <w:r w:rsidR="003A7A1C">
        <w:rPr>
          <w:sz w:val="22"/>
          <w:szCs w:val="22"/>
        </w:rPr>
        <w:t>ed</w:t>
      </w:r>
      <w:r w:rsidR="00386F94">
        <w:rPr>
          <w:sz w:val="22"/>
          <w:szCs w:val="22"/>
        </w:rPr>
        <w:t xml:space="preserve">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w:t>
      </w:r>
      <w:r w:rsidR="003A7A1C">
        <w:rPr>
          <w:sz w:val="22"/>
          <w:szCs w:val="22"/>
        </w:rPr>
        <w:t>s</w:t>
      </w:r>
      <w:r w:rsidR="00DD2F84">
        <w:rPr>
          <w:sz w:val="22"/>
          <w:szCs w:val="22"/>
        </w:rPr>
        <w:t>e the data to between 0 and 1 so that there would not be any value that overpower</w:t>
      </w:r>
      <w:r w:rsidR="003A7A1C">
        <w:rPr>
          <w:sz w:val="22"/>
          <w:szCs w:val="22"/>
        </w:rPr>
        <w:t>ed</w:t>
      </w:r>
      <w:r w:rsidR="00DD2F84">
        <w:rPr>
          <w:sz w:val="22"/>
          <w:szCs w:val="22"/>
        </w:rPr>
        <w:t xml:space="preserve"> the system.</w:t>
      </w:r>
      <w:r w:rsidR="00097476">
        <w:rPr>
          <w:sz w:val="22"/>
          <w:szCs w:val="22"/>
        </w:rPr>
        <w:t xml:space="preserve"> I used Min-Max normali</w:t>
      </w:r>
      <w:r w:rsidR="003A7A1C">
        <w:rPr>
          <w:sz w:val="22"/>
          <w:szCs w:val="22"/>
        </w:rPr>
        <w:t>s</w:t>
      </w:r>
      <w:r w:rsidR="00097476">
        <w:rPr>
          <w:sz w:val="22"/>
          <w:szCs w:val="22"/>
        </w:rPr>
        <w:t>ation to normali</w:t>
      </w:r>
      <w:r w:rsidR="003A7A1C">
        <w:rPr>
          <w:sz w:val="22"/>
          <w:szCs w:val="22"/>
        </w:rPr>
        <w:t>s</w:t>
      </w:r>
      <w:r w:rsidR="00097476">
        <w:rPr>
          <w:sz w:val="22"/>
          <w:szCs w:val="22"/>
        </w:rPr>
        <w:t xml:space="preserve">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2A3C1AB8" w:rsidR="00BE44DE" w:rsidRDefault="00F02A13" w:rsidP="00DC4538">
      <w:pPr>
        <w:pStyle w:val="Title2"/>
        <w:jc w:val="left"/>
        <w:rPr>
          <w:sz w:val="22"/>
          <w:szCs w:val="22"/>
        </w:rPr>
      </w:pPr>
      <w:r>
        <w:rPr>
          <w:sz w:val="22"/>
          <w:szCs w:val="22"/>
        </w:rPr>
        <w:t>Once the data ha</w:t>
      </w:r>
      <w:r w:rsidR="00197991">
        <w:rPr>
          <w:sz w:val="22"/>
          <w:szCs w:val="22"/>
        </w:rPr>
        <w:t>d</w:t>
      </w:r>
      <w:r>
        <w:rPr>
          <w:sz w:val="22"/>
          <w:szCs w:val="22"/>
        </w:rPr>
        <w:t xml:space="preserve"> been normali</w:t>
      </w:r>
      <w:r w:rsidR="00197991">
        <w:rPr>
          <w:sz w:val="22"/>
          <w:szCs w:val="22"/>
        </w:rPr>
        <w:t>s</w:t>
      </w:r>
      <w:r>
        <w:rPr>
          <w:sz w:val="22"/>
          <w:szCs w:val="22"/>
        </w:rPr>
        <w:t xml:space="preserve">ed within the appropriate scale, it </w:t>
      </w:r>
      <w:r w:rsidR="00197991">
        <w:rPr>
          <w:sz w:val="22"/>
          <w:szCs w:val="22"/>
        </w:rPr>
        <w:t>wa</w:t>
      </w:r>
      <w:r>
        <w:rPr>
          <w:sz w:val="22"/>
          <w:szCs w:val="22"/>
        </w:rPr>
        <w:t xml:space="preserve">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xml:space="preserve">’ on the combined array of weights and inputs into the layer (for layer one, </w:t>
      </w:r>
      <w:commentRangeStart w:id="126"/>
      <w:r w:rsidR="00491175">
        <w:rPr>
          <w:sz w:val="22"/>
          <w:szCs w:val="22"/>
        </w:rPr>
        <w:t>th</w:t>
      </w:r>
      <w:r w:rsidR="00AC55D7">
        <w:rPr>
          <w:sz w:val="22"/>
          <w:szCs w:val="22"/>
        </w:rPr>
        <w:t>ese</w:t>
      </w:r>
      <w:r w:rsidR="00491175">
        <w:rPr>
          <w:sz w:val="22"/>
          <w:szCs w:val="22"/>
        </w:rPr>
        <w:t xml:space="preserve"> </w:t>
      </w:r>
      <w:r w:rsidR="00AC55D7">
        <w:rPr>
          <w:sz w:val="22"/>
          <w:szCs w:val="22"/>
        </w:rPr>
        <w:t>are</w:t>
      </w:r>
      <w:r w:rsidR="00491175">
        <w:rPr>
          <w:sz w:val="22"/>
          <w:szCs w:val="22"/>
        </w:rPr>
        <w:t xml:space="preserve"> the inputs</w:t>
      </w:r>
      <w:commentRangeEnd w:id="126"/>
      <w:r w:rsidR="00286602">
        <w:rPr>
          <w:rStyle w:val="CommentReference"/>
        </w:rPr>
        <w:commentReference w:id="126"/>
      </w:r>
      <w:r w:rsidR="00491175">
        <w:rPr>
          <w:sz w:val="22"/>
          <w:szCs w:val="22"/>
        </w:rPr>
        <w:t xml:space="preserve"> from the car) by using the ‘</w:t>
      </w:r>
      <w:proofErr w:type="spellStart"/>
      <w:proofErr w:type="gramStart"/>
      <w:r w:rsidR="00491175">
        <w:rPr>
          <w:i/>
          <w:iCs/>
          <w:sz w:val="22"/>
          <w:szCs w:val="22"/>
        </w:rPr>
        <w:t>np.array</w:t>
      </w:r>
      <w:proofErr w:type="spellEnd"/>
      <w:proofErr w:type="gramEnd"/>
      <w:r w:rsidR="00491175">
        <w:rPr>
          <w:sz w:val="22"/>
          <w:szCs w:val="22"/>
        </w:rPr>
        <w:t xml:space="preserve">’ function. </w:t>
      </w:r>
      <w:r w:rsidR="002F0B0F">
        <w:rPr>
          <w:sz w:val="22"/>
          <w:szCs w:val="22"/>
        </w:rPr>
        <w:t>Using NumPy to help with the calculations ensures that during run time the calculations are performed extremely quickly, allowing the simulation to run in real time. Evidence of this is the frame rate of the simulation in Unity that was able to reach over 150</w:t>
      </w:r>
      <w:del w:id="127" w:author="(s) Kieran Apps" w:date="2022-04-26T13:46:00Z">
        <w:r w:rsidR="002F0B0F" w:rsidDel="00C31A8A">
          <w:rPr>
            <w:sz w:val="22"/>
            <w:szCs w:val="22"/>
          </w:rPr>
          <w:delText>, and</w:delText>
        </w:r>
      </w:del>
      <w:ins w:id="128" w:author="(s) Kieran Apps" w:date="2022-04-26T13:46:00Z">
        <w:r w:rsidR="00C31A8A">
          <w:rPr>
            <w:sz w:val="22"/>
            <w:szCs w:val="22"/>
          </w:rPr>
          <w:t xml:space="preserve"> and</w:t>
        </w:r>
      </w:ins>
      <w:r w:rsidR="002F0B0F">
        <w:rPr>
          <w:sz w:val="22"/>
          <w:szCs w:val="22"/>
        </w:rPr>
        <w:t xml:space="preserve">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294E70B"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w:t>
      </w:r>
      <w:del w:id="129" w:author="(s) Kieran Apps" w:date="2022-04-26T13:46:00Z">
        <w:r w:rsidDel="00C31A8A">
          <w:rPr>
            <w:sz w:val="22"/>
            <w:szCs w:val="22"/>
          </w:rPr>
          <w:delText>, and</w:delText>
        </w:r>
      </w:del>
      <w:ins w:id="130" w:author="(s) Kieran Apps" w:date="2022-04-26T13:46:00Z">
        <w:r w:rsidR="00C31A8A">
          <w:rPr>
            <w:sz w:val="22"/>
            <w:szCs w:val="22"/>
          </w:rPr>
          <w:t xml:space="preserve"> and</w:t>
        </w:r>
      </w:ins>
      <w:r>
        <w:rPr>
          <w:sz w:val="22"/>
          <w:szCs w:val="22"/>
        </w:rPr>
        <w:t xml:space="preserve"> above is accelerate or turn right.</w:t>
      </w:r>
    </w:p>
    <w:p w14:paraId="66A1FA83" w14:textId="48A1F8AB"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w:t>
      </w:r>
      <w:r w:rsidR="00286602">
        <w:rPr>
          <w:sz w:val="22"/>
          <w:szCs w:val="22"/>
        </w:rPr>
        <w:t>to</w:t>
      </w:r>
      <w:r w:rsidR="00F83742">
        <w:rPr>
          <w:sz w:val="22"/>
          <w:szCs w:val="22"/>
        </w:rPr>
        <w:t xml:space="preserve">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286602">
        <w:rPr>
          <w:sz w:val="22"/>
          <w:szCs w:val="22"/>
        </w:rPr>
        <w:t>.</w:t>
      </w:r>
      <w:r w:rsidR="000477D9">
        <w:rPr>
          <w:sz w:val="22"/>
          <w:szCs w:val="22"/>
        </w:rPr>
        <w:t xml:space="preserve"> </w:t>
      </w:r>
      <w:r w:rsidR="00BA3F15">
        <w:rPr>
          <w:sz w:val="22"/>
          <w:szCs w:val="22"/>
        </w:rPr>
        <w:t>So,</w:t>
      </w:r>
      <w:r w:rsidR="000477D9">
        <w:rPr>
          <w:sz w:val="22"/>
          <w:szCs w:val="22"/>
        </w:rPr>
        <w:t xml:space="preserve"> if the output is 0.5 from the network, this will equate to half throttle</w:t>
      </w:r>
      <w:r w:rsidR="00A40ABD">
        <w:rPr>
          <w:sz w:val="22"/>
          <w:szCs w:val="22"/>
        </w:rPr>
        <w:t xml:space="preserve"> and -0.5, is half brake power</w:t>
      </w:r>
      <w:r w:rsidR="000477D9">
        <w:rPr>
          <w:sz w:val="22"/>
          <w:szCs w:val="22"/>
        </w:rPr>
        <w:t xml:space="preserve">. The same </w:t>
      </w:r>
      <w:r w:rsidR="00286602">
        <w:rPr>
          <w:sz w:val="22"/>
          <w:szCs w:val="22"/>
        </w:rPr>
        <w:t>applies</w:t>
      </w:r>
      <w:r w:rsidR="000477D9">
        <w:rPr>
          <w:sz w:val="22"/>
          <w:szCs w:val="22"/>
        </w:rPr>
        <w:t xml:space="preserve"> for the turn angle, </w:t>
      </w:r>
      <w:r w:rsidR="00286602">
        <w:rPr>
          <w:sz w:val="22"/>
          <w:szCs w:val="22"/>
        </w:rPr>
        <w:t>which</w:t>
      </w:r>
      <w:r w:rsidR="000477D9">
        <w:rPr>
          <w:sz w:val="22"/>
          <w:szCs w:val="22"/>
        </w:rPr>
        <w:t xml:space="preserve"> multiplie</w:t>
      </w:r>
      <w:r w:rsidR="00617013">
        <w:rPr>
          <w:sz w:val="22"/>
          <w:szCs w:val="22"/>
        </w:rPr>
        <w:t>s</w:t>
      </w:r>
      <w:r w:rsidR="000477D9">
        <w:rPr>
          <w:sz w:val="22"/>
          <w:szCs w:val="22"/>
        </w:rPr>
        <w:t xml:space="preserve"> the output value</w:t>
      </w:r>
      <w:r w:rsidR="00F521D6">
        <w:rPr>
          <w:sz w:val="22"/>
          <w:szCs w:val="22"/>
        </w:rPr>
        <w:t xml:space="preserve"> from the network</w:t>
      </w:r>
      <w:r w:rsidR="00617013">
        <w:rPr>
          <w:sz w:val="22"/>
          <w:szCs w:val="22"/>
        </w:rPr>
        <w:t xml:space="preserve"> by </w:t>
      </w:r>
      <w:r w:rsidR="00617013">
        <w:rPr>
          <w:sz w:val="22"/>
          <w:szCs w:val="22"/>
        </w:rPr>
        <w:lastRenderedPageBreak/>
        <w:t xml:space="preserve">the maximum turn angle.  For </w:t>
      </w:r>
      <w:r w:rsidR="00BA3F15">
        <w:rPr>
          <w:sz w:val="22"/>
          <w:szCs w:val="22"/>
        </w:rPr>
        <w:t>example,</w:t>
      </w:r>
      <w:r w:rsidR="00F521D6">
        <w:rPr>
          <w:sz w:val="22"/>
          <w:szCs w:val="22"/>
        </w:rPr>
        <w:t xml:space="preserve"> a value </w:t>
      </w:r>
      <w:commentRangeStart w:id="131"/>
      <w:r w:rsidR="00F521D6">
        <w:rPr>
          <w:sz w:val="22"/>
          <w:szCs w:val="22"/>
        </w:rPr>
        <w:t xml:space="preserve">of </w:t>
      </w:r>
      <w:r w:rsidR="00646BB2">
        <w:rPr>
          <w:sz w:val="22"/>
          <w:szCs w:val="22"/>
        </w:rPr>
        <w:t>-</w:t>
      </w:r>
      <w:r w:rsidR="00F521D6">
        <w:rPr>
          <w:sz w:val="22"/>
          <w:szCs w:val="22"/>
        </w:rPr>
        <w:t xml:space="preserve">0.25 </w:t>
      </w:r>
      <w:commentRangeEnd w:id="131"/>
      <w:r w:rsidR="00617013">
        <w:rPr>
          <w:rStyle w:val="CommentReference"/>
        </w:rPr>
        <w:commentReference w:id="131"/>
      </w:r>
      <w:r w:rsidR="00F521D6">
        <w:rPr>
          <w:sz w:val="22"/>
          <w:szCs w:val="22"/>
        </w:rPr>
        <w:t xml:space="preserve">from the network is </w:t>
      </w:r>
      <w:r w:rsidR="00646BB2">
        <w:rPr>
          <w:sz w:val="22"/>
          <w:szCs w:val="22"/>
        </w:rPr>
        <w:t>-</w:t>
      </w:r>
      <w:r w:rsidR="00F521D6">
        <w:rPr>
          <w:sz w:val="22"/>
          <w:szCs w:val="22"/>
        </w:rPr>
        <w:t>0.25*45 (the maximum turn angle)</w:t>
      </w:r>
      <w:del w:id="132" w:author="(s) Kieran Apps" w:date="2022-04-26T13:46:00Z">
        <w:r w:rsidR="00BA3F15" w:rsidDel="00C31A8A">
          <w:rPr>
            <w:sz w:val="22"/>
            <w:szCs w:val="22"/>
          </w:rPr>
          <w:delText>, and</w:delText>
        </w:r>
      </w:del>
      <w:ins w:id="133" w:author="(s) Kieran Apps" w:date="2022-04-26T13:46:00Z">
        <w:r w:rsidR="00C31A8A">
          <w:rPr>
            <w:sz w:val="22"/>
            <w:szCs w:val="22"/>
          </w:rPr>
          <w:t xml:space="preserve"> and</w:t>
        </w:r>
      </w:ins>
      <w:r w:rsidR="00BA3F15">
        <w:rPr>
          <w:sz w:val="22"/>
          <w:szCs w:val="22"/>
        </w:rPr>
        <w:t xml:space="preserve"> would result in a left turn, a positive output of the network for the turn value is a turn to the right</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05CE7F0" w:rsidR="003468F2" w:rsidRPr="000B35FA" w:rsidRDefault="003468F2" w:rsidP="00645635">
      <w:pPr>
        <w:pStyle w:val="Title2"/>
        <w:rPr>
          <w:sz w:val="22"/>
          <w:szCs w:val="22"/>
        </w:rPr>
      </w:pPr>
      <w:r>
        <w:rPr>
          <w:sz w:val="22"/>
          <w:szCs w:val="22"/>
        </w:rPr>
        <w:t>This would indicate a left turn of moderate angle</w:t>
      </w:r>
      <w:del w:id="134" w:author="(s) Kieran Apps" w:date="2022-04-26T13:46:00Z">
        <w:r w:rsidDel="00C31A8A">
          <w:rPr>
            <w:sz w:val="22"/>
            <w:szCs w:val="22"/>
          </w:rPr>
          <w:delText>, and</w:delText>
        </w:r>
      </w:del>
      <w:ins w:id="135" w:author="(s) Kieran Apps" w:date="2022-04-26T13:46:00Z">
        <w:r w:rsidR="00C31A8A">
          <w:rPr>
            <w:sz w:val="22"/>
            <w:szCs w:val="22"/>
          </w:rPr>
          <w:t xml:space="preserve"> and</w:t>
        </w:r>
      </w:ins>
      <w:r>
        <w:rPr>
          <w:sz w:val="22"/>
          <w:szCs w:val="22"/>
        </w:rPr>
        <w:t xml:space="preserve">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4FBA39B9"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w:t>
      </w:r>
      <w:r w:rsidR="00E578F7">
        <w:rPr>
          <w:sz w:val="22"/>
          <w:szCs w:val="22"/>
        </w:rPr>
        <w:t>(i.e.</w:t>
      </w:r>
      <w:r w:rsidR="00F216E6">
        <w:rPr>
          <w:sz w:val="22"/>
          <w:szCs w:val="22"/>
        </w:rPr>
        <w:t xml:space="preserve"> </w:t>
      </w:r>
      <w:r w:rsidR="00C131F6">
        <w:rPr>
          <w:sz w:val="22"/>
          <w:szCs w:val="22"/>
        </w:rPr>
        <w:t>each weight and bias within the network</w:t>
      </w:r>
      <w:r w:rsidR="00E578F7">
        <w:rPr>
          <w:sz w:val="22"/>
          <w:szCs w:val="22"/>
        </w:rPr>
        <w:t>)</w:t>
      </w:r>
      <w:r w:rsidR="00C131F6">
        <w:rPr>
          <w:sz w:val="22"/>
          <w:szCs w:val="22"/>
        </w:rPr>
        <w:t xml:space="preserve">. Using uniform cross-over will allow for a better mixture of the two parents into the next generation, </w:t>
      </w:r>
      <w:r w:rsidR="00E578F7">
        <w:rPr>
          <w:sz w:val="22"/>
          <w:szCs w:val="22"/>
        </w:rPr>
        <w:t xml:space="preserve">resulting in </w:t>
      </w:r>
      <w:r w:rsidR="00CD7B33">
        <w:rPr>
          <w:sz w:val="22"/>
          <w:szCs w:val="22"/>
        </w:rPr>
        <w:t>a better</w:t>
      </w:r>
      <w:r w:rsidR="00C131F6">
        <w:rPr>
          <w:sz w:val="22"/>
          <w:szCs w:val="22"/>
        </w:rPr>
        <w:t xml:space="preserve"> exploration of the space</w:t>
      </w:r>
      <w:r w:rsidR="00E578F7">
        <w:rPr>
          <w:sz w:val="22"/>
          <w:szCs w:val="22"/>
        </w:rPr>
        <w:t>.</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484980E0"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w:t>
      </w:r>
      <w:r w:rsidR="00A648A9">
        <w:rPr>
          <w:sz w:val="22"/>
          <w:szCs w:val="22"/>
        </w:rPr>
        <w:t>s</w:t>
      </w:r>
      <w:r w:rsidR="00A64141">
        <w:rPr>
          <w:sz w:val="22"/>
          <w:szCs w:val="22"/>
        </w:rPr>
        <w:t>ed to ‘</w:t>
      </w:r>
      <w:r w:rsidR="00A64141" w:rsidRPr="00A64141">
        <w:rPr>
          <w:i/>
          <w:iCs/>
          <w:sz w:val="22"/>
          <w:szCs w:val="22"/>
        </w:rPr>
        <w:t>-infinity</w:t>
      </w:r>
      <w:r w:rsidR="00A64141">
        <w:rPr>
          <w:sz w:val="22"/>
          <w:szCs w:val="22"/>
        </w:rPr>
        <w:t>’</w:t>
      </w:r>
      <w:r w:rsidR="00A648A9">
        <w:rPr>
          <w:sz w:val="22"/>
          <w:szCs w:val="22"/>
        </w:rPr>
        <w:t>.</w:t>
      </w:r>
      <w:r w:rsidR="00A64141">
        <w:rPr>
          <w:sz w:val="22"/>
          <w:szCs w:val="22"/>
        </w:rPr>
        <w:t xml:space="preserve"> </w:t>
      </w:r>
      <w:r w:rsidR="00A648A9">
        <w:rPr>
          <w:sz w:val="22"/>
          <w:szCs w:val="22"/>
        </w:rPr>
        <w:t>I</w:t>
      </w:r>
      <w:r w:rsidR="00720015">
        <w:rPr>
          <w:sz w:val="22"/>
          <w:szCs w:val="22"/>
        </w:rPr>
        <w:t xml:space="preserve">f this parent has a higher fitness </w:t>
      </w:r>
      <w:r w:rsidR="00404903">
        <w:rPr>
          <w:sz w:val="22"/>
          <w:szCs w:val="22"/>
        </w:rPr>
        <w:t xml:space="preserve">than </w:t>
      </w:r>
      <w:r w:rsidR="00720015">
        <w:rPr>
          <w:sz w:val="22"/>
          <w:szCs w:val="22"/>
        </w:rPr>
        <w:t xml:space="preserve">the current best, it then replaces and becomes the current best. The reason for this is </w:t>
      </w:r>
      <w:r w:rsidR="00A648A9">
        <w:rPr>
          <w:sz w:val="22"/>
          <w:szCs w:val="22"/>
        </w:rPr>
        <w:t>so that</w:t>
      </w:r>
      <w:r w:rsidR="00720015">
        <w:rPr>
          <w:sz w:val="22"/>
          <w:szCs w:val="22"/>
        </w:rPr>
        <w:t xml:space="preserve"> I can easily see how the cars are progressing and </w:t>
      </w:r>
      <w:r w:rsidR="00BA42AA">
        <w:rPr>
          <w:sz w:val="22"/>
          <w:szCs w:val="22"/>
        </w:rPr>
        <w:t>whether</w:t>
      </w:r>
      <w:r w:rsidR="00720015">
        <w:rPr>
          <w:sz w:val="22"/>
          <w:szCs w:val="22"/>
        </w:rPr>
        <w:t xml:space="preserve"> they are becoming </w:t>
      </w:r>
      <w:r w:rsidR="00404903">
        <w:rPr>
          <w:sz w:val="22"/>
          <w:szCs w:val="22"/>
        </w:rPr>
        <w:t xml:space="preserve">stuck in a local optimum </w:t>
      </w:r>
      <w:r w:rsidR="00A648A9">
        <w:rPr>
          <w:sz w:val="22"/>
          <w:szCs w:val="22"/>
        </w:rPr>
        <w:t>therefore</w:t>
      </w:r>
      <w:r w:rsidR="00720015">
        <w:rPr>
          <w:sz w:val="22"/>
          <w:szCs w:val="22"/>
        </w:rPr>
        <w:t xml:space="preserve"> not managing the beat the current best</w:t>
      </w:r>
      <w:r w:rsidR="00BA42AA">
        <w:rPr>
          <w:sz w:val="22"/>
          <w:szCs w:val="22"/>
        </w:rPr>
        <w:t>.</w:t>
      </w:r>
      <w:r w:rsidR="008652B2">
        <w:rPr>
          <w:sz w:val="22"/>
          <w:szCs w:val="22"/>
        </w:rPr>
        <w:t xml:space="preserve"> </w:t>
      </w:r>
      <w:r w:rsidR="00BA42AA">
        <w:rPr>
          <w:sz w:val="22"/>
          <w:szCs w:val="22"/>
        </w:rPr>
        <w:t xml:space="preserve">Further, </w:t>
      </w:r>
      <w:r w:rsidR="008652B2">
        <w:rPr>
          <w:sz w:val="22"/>
          <w:szCs w:val="22"/>
        </w:rPr>
        <w:t>sav</w:t>
      </w:r>
      <w:r w:rsidR="00BA42AA">
        <w:rPr>
          <w:sz w:val="22"/>
          <w:szCs w:val="22"/>
        </w:rPr>
        <w:t>ing</w:t>
      </w:r>
      <w:r w:rsidR="008652B2">
        <w:rPr>
          <w:sz w:val="22"/>
          <w:szCs w:val="22"/>
        </w:rPr>
        <w:t xml:space="preserve"> this car separately </w:t>
      </w:r>
      <w:r w:rsidR="00BA42AA">
        <w:rPr>
          <w:sz w:val="22"/>
          <w:szCs w:val="22"/>
        </w:rPr>
        <w:t>enables me to</w:t>
      </w:r>
      <w:r w:rsidR="008652B2">
        <w:rPr>
          <w:sz w:val="22"/>
          <w:szCs w:val="22"/>
        </w:rPr>
        <w:t xml:space="preserve"> replay it later, since </w:t>
      </w:r>
      <w:commentRangeStart w:id="136"/>
      <w:r w:rsidR="008652B2">
        <w:rPr>
          <w:sz w:val="22"/>
          <w:szCs w:val="22"/>
        </w:rPr>
        <w:t xml:space="preserve">I may change the </w:t>
      </w:r>
      <w:r w:rsidR="0096769E">
        <w:rPr>
          <w:sz w:val="22"/>
          <w:szCs w:val="22"/>
        </w:rPr>
        <w:t>current network topology and other functions</w:t>
      </w:r>
      <w:r w:rsidR="008652B2">
        <w:rPr>
          <w:sz w:val="22"/>
          <w:szCs w:val="22"/>
        </w:rPr>
        <w:t xml:space="preserve"> to explore other avenues</w:t>
      </w:r>
      <w:r w:rsidR="0096769E">
        <w:rPr>
          <w:sz w:val="22"/>
          <w:szCs w:val="22"/>
        </w:rPr>
        <w:t xml:space="preserve"> for the cars, to see if they can produce better results</w:t>
      </w:r>
      <w:r w:rsidR="008652B2">
        <w:rPr>
          <w:sz w:val="22"/>
          <w:szCs w:val="22"/>
        </w:rPr>
        <w:t>.</w:t>
      </w:r>
      <w:commentRangeEnd w:id="136"/>
      <w:r w:rsidR="00BA42AA">
        <w:rPr>
          <w:rStyle w:val="CommentReference"/>
        </w:rPr>
        <w:commentReference w:id="136"/>
      </w:r>
    </w:p>
    <w:p w14:paraId="781D9A1F" w14:textId="3CECAAD6"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is </w:t>
      </w:r>
      <w:r w:rsidR="00BA42AA">
        <w:rPr>
          <w:sz w:val="22"/>
          <w:szCs w:val="22"/>
        </w:rPr>
        <w:t xml:space="preserve">it </w:t>
      </w:r>
      <w:r>
        <w:rPr>
          <w:sz w:val="22"/>
          <w:szCs w:val="22"/>
        </w:rPr>
        <w:t>managing to navigate the course within only a few generations (faster), or a large number or generations (slower)</w:t>
      </w:r>
      <w:r w:rsidR="00BA42AA">
        <w:rPr>
          <w:sz w:val="22"/>
          <w:szCs w:val="22"/>
        </w:rPr>
        <w:t>?</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3E3BAE33" w:rsidR="006756DE" w:rsidRDefault="00956817" w:rsidP="00DC4538">
      <w:pPr>
        <w:pStyle w:val="Title2"/>
        <w:jc w:val="left"/>
        <w:rPr>
          <w:sz w:val="22"/>
          <w:szCs w:val="22"/>
        </w:rPr>
      </w:pPr>
      <w:r>
        <w:rPr>
          <w:sz w:val="22"/>
          <w:szCs w:val="22"/>
        </w:rPr>
        <w:t xml:space="preserve">Video 1 </w:t>
      </w:r>
      <w:r w:rsidR="006756DE">
        <w:rPr>
          <w:sz w:val="22"/>
          <w:szCs w:val="22"/>
        </w:rPr>
        <w:t>[</w:t>
      </w:r>
      <w:ins w:id="137" w:author="(s) Kieran Apps" w:date="2022-04-26T14:01:00Z">
        <w:r w:rsidR="00E61DE0">
          <w:rPr>
            <w:sz w:val="22"/>
            <w:szCs w:val="22"/>
          </w:rPr>
          <w:t xml:space="preserve">referenced as </w:t>
        </w:r>
      </w:ins>
      <w:r w:rsidR="006756DE">
        <w:rPr>
          <w:sz w:val="22"/>
          <w:szCs w:val="22"/>
        </w:rPr>
        <w:t>V1]:</w:t>
      </w:r>
      <w:r w:rsidR="00426AB9">
        <w:rPr>
          <w:sz w:val="22"/>
          <w:szCs w:val="22"/>
        </w:rPr>
        <w:t xml:space="preserve"> </w:t>
      </w:r>
      <w:hyperlink r:id="rId27" w:history="1">
        <w:r w:rsidR="00426AB9" w:rsidRPr="00180CBF">
          <w:rPr>
            <w:rStyle w:val="Hyperlink"/>
            <w:sz w:val="22"/>
            <w:szCs w:val="22"/>
          </w:rPr>
          <w:t>https://www.youtube.com/watch?v=NRBrf8UH1Sg</w:t>
        </w:r>
      </w:hyperlink>
      <w:r w:rsidR="00426AB9">
        <w:rPr>
          <w:sz w:val="22"/>
          <w:szCs w:val="22"/>
        </w:rPr>
        <w:t xml:space="preserve"> </w:t>
      </w:r>
      <w:r w:rsidR="00AA17A0">
        <w:rPr>
          <w:sz w:val="22"/>
          <w:szCs w:val="22"/>
        </w:rPr>
        <w:t>(Simulation Evidence)</w:t>
      </w:r>
    </w:p>
    <w:p w14:paraId="6102000F" w14:textId="09A0DEA3" w:rsidR="006756DE" w:rsidRDefault="00956817" w:rsidP="00DC4538">
      <w:pPr>
        <w:pStyle w:val="Title2"/>
        <w:jc w:val="left"/>
        <w:rPr>
          <w:sz w:val="22"/>
          <w:szCs w:val="22"/>
        </w:rPr>
      </w:pPr>
      <w:r>
        <w:rPr>
          <w:sz w:val="22"/>
          <w:szCs w:val="22"/>
        </w:rPr>
        <w:t xml:space="preserve">Video 2 </w:t>
      </w:r>
      <w:r w:rsidR="006756DE">
        <w:rPr>
          <w:sz w:val="22"/>
          <w:szCs w:val="22"/>
        </w:rPr>
        <w:t>[</w:t>
      </w:r>
      <w:ins w:id="138" w:author="(s) Kieran Apps" w:date="2022-04-26T14:01:00Z">
        <w:r w:rsidR="00E61DE0">
          <w:rPr>
            <w:sz w:val="22"/>
            <w:szCs w:val="22"/>
          </w:rPr>
          <w:t xml:space="preserve">referenced as </w:t>
        </w:r>
      </w:ins>
      <w:r w:rsidR="006756DE">
        <w:rPr>
          <w:sz w:val="22"/>
          <w:szCs w:val="22"/>
        </w:rPr>
        <w:t>V2]:</w:t>
      </w:r>
      <w:r w:rsidR="00481C6A">
        <w:rPr>
          <w:sz w:val="22"/>
          <w:szCs w:val="22"/>
        </w:rPr>
        <w:t xml:space="preserve"> </w:t>
      </w:r>
      <w:hyperlink r:id="rId28" w:history="1">
        <w:r w:rsidR="00F76AC7" w:rsidRPr="002A7E33">
          <w:rPr>
            <w:rStyle w:val="Hyperlink"/>
            <w:sz w:val="22"/>
            <w:szCs w:val="22"/>
          </w:rPr>
          <w:t>https://www.youtube.com/watch?v=WKem0OjArJs</w:t>
        </w:r>
      </w:hyperlink>
      <w:r w:rsidR="00F76AC7">
        <w:rPr>
          <w:sz w:val="22"/>
          <w:szCs w:val="22"/>
        </w:rPr>
        <w:t xml:space="preserve"> (</w:t>
      </w:r>
      <w:r w:rsidR="00481C6A">
        <w:rPr>
          <w:sz w:val="22"/>
          <w:szCs w:val="22"/>
        </w:rPr>
        <w:t xml:space="preserve">Real </w:t>
      </w:r>
      <w:r w:rsidR="00F76AC7">
        <w:rPr>
          <w:sz w:val="22"/>
          <w:szCs w:val="22"/>
        </w:rPr>
        <w:t>World C</w:t>
      </w:r>
      <w:r w:rsidR="00481C6A">
        <w:rPr>
          <w:sz w:val="22"/>
          <w:szCs w:val="22"/>
        </w:rPr>
        <w:t>omparison</w:t>
      </w:r>
      <w:r w:rsidR="00F76AC7">
        <w:rPr>
          <w:sz w:val="22"/>
          <w:szCs w:val="22"/>
        </w:rPr>
        <w:t>)</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636DEDBF" w14:textId="252CD225" w:rsidR="00AF7EB8" w:rsidRPr="00B34E32" w:rsidRDefault="00AF7EB8" w:rsidP="00DC4538">
      <w:pPr>
        <w:pStyle w:val="Title2"/>
        <w:jc w:val="left"/>
        <w:rPr>
          <w:sz w:val="22"/>
          <w:szCs w:val="22"/>
          <w:u w:val="single"/>
        </w:rPr>
      </w:pPr>
      <w:r w:rsidRPr="00B34E32">
        <w:rPr>
          <w:sz w:val="22"/>
          <w:szCs w:val="22"/>
          <w:u w:val="single"/>
        </w:rPr>
        <w:t>Iteration 1:</w:t>
      </w:r>
    </w:p>
    <w:p w14:paraId="3752C54F" w14:textId="2E41E2C9"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w:t>
      </w:r>
      <w:r w:rsidR="00094586">
        <w:rPr>
          <w:sz w:val="22"/>
          <w:szCs w:val="22"/>
        </w:rPr>
        <w:t xml:space="preserve">from Unity </w:t>
      </w:r>
      <w:r w:rsidR="00D03646">
        <w:rPr>
          <w:sz w:val="22"/>
          <w:szCs w:val="22"/>
        </w:rPr>
        <w:t>and the outputs</w:t>
      </w:r>
      <w:r w:rsidR="00094586">
        <w:rPr>
          <w:sz w:val="22"/>
          <w:szCs w:val="22"/>
        </w:rPr>
        <w:t xml:space="preserve"> for the car</w:t>
      </w:r>
      <w:r w:rsidR="00D03646">
        <w:rPr>
          <w:sz w:val="22"/>
          <w:szCs w:val="22"/>
        </w:rPr>
        <w:t xml:space="preserve">, these will </w:t>
      </w:r>
      <w:commentRangeStart w:id="139"/>
      <w:r w:rsidR="00D03646">
        <w:rPr>
          <w:sz w:val="22"/>
          <w:szCs w:val="22"/>
        </w:rPr>
        <w:t>not be changing</w:t>
      </w:r>
      <w:r w:rsidR="00094586">
        <w:rPr>
          <w:sz w:val="22"/>
          <w:szCs w:val="22"/>
        </w:rPr>
        <w:t xml:space="preserve"> as there will only be 2 outputs possible to control the car and 10 points of data used in the input</w:t>
      </w:r>
      <w:r w:rsidR="00D03646">
        <w:rPr>
          <w:sz w:val="22"/>
          <w:szCs w:val="22"/>
        </w:rPr>
        <w:t>.</w:t>
      </w:r>
      <w:commentRangeEnd w:id="139"/>
      <w:r w:rsidR="00374635">
        <w:rPr>
          <w:rStyle w:val="CommentReference"/>
        </w:rPr>
        <w:commentReference w:id="139"/>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w:t>
      </w:r>
      <w:proofErr w:type="gramStart"/>
      <w:r>
        <w:rPr>
          <w:sz w:val="22"/>
          <w:szCs w:val="22"/>
        </w:rPr>
        <w:t>all of</w:t>
      </w:r>
      <w:proofErr w:type="gramEnd"/>
      <w:r>
        <w:rPr>
          <w:sz w:val="22"/>
          <w:szCs w:val="22"/>
        </w:rPr>
        <w:t xml:space="preserve">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751575D5" w:rsidR="00974AA0" w:rsidRDefault="00974AA0" w:rsidP="00DC4538">
      <w:pPr>
        <w:pStyle w:val="Title2"/>
        <w:jc w:val="left"/>
        <w:rPr>
          <w:sz w:val="22"/>
          <w:szCs w:val="22"/>
        </w:rPr>
      </w:pPr>
      <w:r>
        <w:rPr>
          <w:sz w:val="22"/>
          <w:szCs w:val="22"/>
        </w:rPr>
        <w:t xml:space="preserve">The main issue found, </w:t>
      </w:r>
      <w:r w:rsidR="00374635">
        <w:rPr>
          <w:sz w:val="22"/>
          <w:szCs w:val="22"/>
        </w:rPr>
        <w:t>which</w:t>
      </w:r>
      <w:r>
        <w:rPr>
          <w:sz w:val="22"/>
          <w:szCs w:val="22"/>
        </w:rPr>
        <w:t xml:space="preserve"> was corrected for subsequent attempts/tests was </w:t>
      </w:r>
      <w:r w:rsidR="00374635">
        <w:rPr>
          <w:sz w:val="22"/>
          <w:szCs w:val="22"/>
        </w:rPr>
        <w:t xml:space="preserve">that </w:t>
      </w:r>
      <w:r>
        <w:rPr>
          <w:sz w:val="22"/>
          <w:szCs w:val="22"/>
        </w:rPr>
        <w:t xml:space="preserve">some outputs of the hidden layers did not include the altered sigmoid function, but just the usual sigmoid giving an output of between 0 and 1. This meant that as the values propagated through the network, any ability to </w:t>
      </w:r>
      <w:r w:rsidR="001A5FF3">
        <w:rPr>
          <w:sz w:val="22"/>
          <w:szCs w:val="22"/>
        </w:rPr>
        <w:t>turn negative was removed, preventing the car from being able brake, or turn to the left. This is a crucial point that the car need</w:t>
      </w:r>
      <w:r w:rsidR="0019519E">
        <w:rPr>
          <w:sz w:val="22"/>
          <w:szCs w:val="22"/>
        </w:rPr>
        <w:t>ed</w:t>
      </w:r>
      <w:r w:rsidR="001A5FF3">
        <w:rPr>
          <w:sz w:val="22"/>
          <w:szCs w:val="22"/>
        </w:rPr>
        <w:t xml:space="preserve"> to learn since the first corner it will encounter is a </w:t>
      </w:r>
      <w:r w:rsidR="00DD1A2B">
        <w:rPr>
          <w:sz w:val="22"/>
          <w:szCs w:val="22"/>
        </w:rPr>
        <w:t>left-hand</w:t>
      </w:r>
      <w:r w:rsidR="001A5FF3">
        <w:rPr>
          <w:sz w:val="22"/>
          <w:szCs w:val="22"/>
        </w:rPr>
        <w:t xml:space="preserve"> corner (</w:t>
      </w:r>
      <w:proofErr w:type="gramStart"/>
      <w:r w:rsidR="0019519E">
        <w:rPr>
          <w:sz w:val="22"/>
          <w:szCs w:val="22"/>
        </w:rPr>
        <w:t>actually called</w:t>
      </w:r>
      <w:proofErr w:type="gramEnd"/>
      <w:r w:rsidR="0019519E">
        <w:rPr>
          <w:sz w:val="22"/>
          <w:szCs w:val="22"/>
        </w:rPr>
        <w:t xml:space="preserve"> </w:t>
      </w:r>
      <w:r w:rsidR="00C90C05">
        <w:rPr>
          <w:sz w:val="22"/>
          <w:szCs w:val="22"/>
        </w:rPr>
        <w:t>Coppice on</w:t>
      </w:r>
      <w:r w:rsidR="0019519E">
        <w:rPr>
          <w:sz w:val="22"/>
          <w:szCs w:val="22"/>
        </w:rPr>
        <w:t xml:space="preserve"> the </w:t>
      </w:r>
      <w:r w:rsidR="00C90C05">
        <w:rPr>
          <w:sz w:val="22"/>
          <w:szCs w:val="22"/>
        </w:rPr>
        <w:t>real-life</w:t>
      </w:r>
      <w:r w:rsidR="0019519E">
        <w:rPr>
          <w:sz w:val="22"/>
          <w:szCs w:val="22"/>
        </w:rPr>
        <w:t xml:space="preserve"> track</w:t>
      </w:r>
      <w:r w:rsidR="001A5FF3">
        <w:rPr>
          <w:sz w:val="22"/>
          <w:szCs w:val="22"/>
        </w:rPr>
        <w:t>).</w:t>
      </w:r>
      <w:del w:id="140" w:author="(s) Kieran Apps" w:date="2022-04-25T17:13:00Z">
        <w:r w:rsidR="00CA483F" w:rsidDel="00C90C05">
          <w:rPr>
            <w:sz w:val="22"/>
            <w:szCs w:val="22"/>
          </w:rPr>
          <w:delText xml:space="preserve"> </w:delText>
        </w:r>
      </w:del>
    </w:p>
    <w:p w14:paraId="2517D59B" w14:textId="3B3F0C7E" w:rsidR="00CC1836" w:rsidRDefault="00910E74" w:rsidP="00DC4538">
      <w:pPr>
        <w:pStyle w:val="Title2"/>
        <w:jc w:val="left"/>
        <w:rPr>
          <w:ins w:id="141" w:author="(s) Kieran Apps" w:date="2022-04-25T17:13:00Z"/>
          <w:sz w:val="22"/>
          <w:szCs w:val="22"/>
        </w:rPr>
      </w:pPr>
      <w:r>
        <w:rPr>
          <w:sz w:val="22"/>
          <w:szCs w:val="22"/>
        </w:rPr>
        <w:t xml:space="preserve">[V1]: </w:t>
      </w:r>
      <w:r>
        <w:rPr>
          <w:sz w:val="22"/>
          <w:szCs w:val="22"/>
        </w:rPr>
        <w:fldChar w:fldCharType="begin"/>
      </w:r>
      <w:r>
        <w:rPr>
          <w:sz w:val="22"/>
          <w:szCs w:val="22"/>
        </w:rPr>
        <w:instrText xml:space="preserve"> HYPERLINK "</w:instrText>
      </w:r>
      <w:r w:rsidRPr="002C3454">
        <w:instrText>https://youtu.be/NRBrf8UH1Sg?t=1</w:instrText>
      </w:r>
      <w:r>
        <w:rPr>
          <w:sz w:val="22"/>
          <w:szCs w:val="22"/>
        </w:rPr>
        <w:instrText xml:space="preserve">" </w:instrText>
      </w:r>
      <w:r>
        <w:rPr>
          <w:sz w:val="22"/>
          <w:szCs w:val="22"/>
        </w:rPr>
        <w:fldChar w:fldCharType="separate"/>
      </w:r>
      <w:r w:rsidRPr="00910E74">
        <w:rPr>
          <w:rStyle w:val="Hyperlink"/>
          <w:sz w:val="22"/>
          <w:szCs w:val="22"/>
        </w:rPr>
        <w:t>https://youtu.be/NRBrf8UH1Sg?t=1</w:t>
      </w:r>
      <w:ins w:id="142" w:author="(s) Kieran Apps" w:date="2022-04-25T18:17:00Z">
        <w:r>
          <w:rPr>
            <w:sz w:val="22"/>
            <w:szCs w:val="22"/>
          </w:rPr>
          <w:fldChar w:fldCharType="end"/>
        </w:r>
      </w:ins>
    </w:p>
    <w:p w14:paraId="48885590" w14:textId="4386A684" w:rsidR="005A1A14" w:rsidRDefault="005A1A14" w:rsidP="00DC4538">
      <w:pPr>
        <w:pStyle w:val="Title2"/>
        <w:jc w:val="left"/>
        <w:rPr>
          <w:ins w:id="143" w:author="(s) Kieran Apps" w:date="2022-04-25T17:26:00Z"/>
          <w:sz w:val="22"/>
          <w:szCs w:val="22"/>
        </w:rPr>
      </w:pPr>
      <w:r>
        <w:rPr>
          <w:sz w:val="22"/>
          <w:szCs w:val="22"/>
        </w:rPr>
        <w:t xml:space="preserve">As stated, unfortunately this instance </w:t>
      </w:r>
      <w:r w:rsidR="0019519E">
        <w:rPr>
          <w:sz w:val="22"/>
          <w:szCs w:val="22"/>
        </w:rPr>
        <w:t>was</w:t>
      </w:r>
      <w:r>
        <w:rPr>
          <w:sz w:val="22"/>
          <w:szCs w:val="22"/>
        </w:rPr>
        <w:t xml:space="preserve"> not applicable for further comparisons, as there was a major bug preventing the cars from operating correctly.</w:t>
      </w:r>
    </w:p>
    <w:p w14:paraId="463267F0" w14:textId="77777777" w:rsidR="00A06D26" w:rsidRDefault="00A06D26" w:rsidP="00DC4538">
      <w:pPr>
        <w:pStyle w:val="Title2"/>
        <w:jc w:val="left"/>
        <w:rPr>
          <w:ins w:id="144" w:author="(s) Kieran Apps" w:date="2022-04-26T14:01:00Z"/>
          <w:sz w:val="22"/>
          <w:szCs w:val="22"/>
          <w:u w:val="single"/>
        </w:rPr>
      </w:pPr>
    </w:p>
    <w:p w14:paraId="69B52FF6" w14:textId="77777777" w:rsidR="00A06D26" w:rsidRDefault="00A06D26" w:rsidP="00DC4538">
      <w:pPr>
        <w:pStyle w:val="Title2"/>
        <w:jc w:val="left"/>
        <w:rPr>
          <w:ins w:id="145" w:author="(s) Kieran Apps" w:date="2022-04-26T14:01:00Z"/>
          <w:sz w:val="22"/>
          <w:szCs w:val="22"/>
          <w:u w:val="single"/>
        </w:rPr>
      </w:pPr>
    </w:p>
    <w:p w14:paraId="1FAEDDF6" w14:textId="16CA4B3D" w:rsidR="00AF7EB8" w:rsidRPr="00AF7EB8" w:rsidRDefault="00AF7EB8" w:rsidP="00DC4538">
      <w:pPr>
        <w:pStyle w:val="Title2"/>
        <w:jc w:val="left"/>
        <w:rPr>
          <w:sz w:val="22"/>
          <w:szCs w:val="22"/>
          <w:u w:val="single"/>
        </w:rPr>
      </w:pPr>
      <w:r w:rsidRPr="00AF7EB8">
        <w:rPr>
          <w:sz w:val="22"/>
          <w:szCs w:val="22"/>
          <w:u w:val="single"/>
        </w:rPr>
        <w:lastRenderedPageBreak/>
        <w:t>Iteration 2:</w:t>
      </w:r>
    </w:p>
    <w:p w14:paraId="3658C077" w14:textId="16275D37" w:rsidR="00420261" w:rsidRDefault="001D1B60" w:rsidP="00DC4538">
      <w:pPr>
        <w:pStyle w:val="Title2"/>
        <w:jc w:val="left"/>
        <w:rPr>
          <w:sz w:val="22"/>
          <w:szCs w:val="22"/>
        </w:rPr>
      </w:pPr>
      <w:r>
        <w:rPr>
          <w:sz w:val="22"/>
          <w:szCs w:val="22"/>
        </w:rPr>
        <w:t xml:space="preserve">Upon fixing this bug, I also decided to start with a simpler network and build back up to more complex Deep Neural Networks. So, for this first bug-free run, I used just a basic Neural Network with only 1 hidden layer of </w:t>
      </w:r>
      <w:r w:rsidR="00C90C05">
        <w:rPr>
          <w:sz w:val="22"/>
          <w:szCs w:val="22"/>
        </w:rPr>
        <w:t>10 nodes</w:t>
      </w:r>
      <w:r>
        <w:rPr>
          <w:sz w:val="22"/>
          <w:szCs w:val="22"/>
        </w:rPr>
        <w:t xml:space="preserve">. My reason for trying out a non DNN topology is due to </w:t>
      </w:r>
      <w:r w:rsidR="0019519E">
        <w:rPr>
          <w:sz w:val="22"/>
          <w:szCs w:val="22"/>
        </w:rPr>
        <w:t xml:space="preserve">seeing </w:t>
      </w:r>
      <w:r>
        <w:rPr>
          <w:sz w:val="22"/>
          <w:szCs w:val="22"/>
        </w:rPr>
        <w:t>some online examples using a simple network such as this for their instances of autonomous vehicles</w:t>
      </w:r>
      <w:r w:rsidR="0019519E">
        <w:rPr>
          <w:sz w:val="22"/>
          <w:szCs w:val="22"/>
        </w:rPr>
        <w:t xml:space="preserve">. </w:t>
      </w:r>
      <w:r w:rsidR="00431A71">
        <w:rPr>
          <w:sz w:val="22"/>
          <w:szCs w:val="22"/>
        </w:rPr>
        <w:t xml:space="preserve"> </w:t>
      </w:r>
      <w:r w:rsidR="0019519E">
        <w:rPr>
          <w:sz w:val="22"/>
          <w:szCs w:val="22"/>
        </w:rPr>
        <w:t xml:space="preserve">It should be noted </w:t>
      </w:r>
      <w:r w:rsidR="00431A71">
        <w:rPr>
          <w:sz w:val="22"/>
          <w:szCs w:val="22"/>
        </w:rPr>
        <w:t xml:space="preserve">however, </w:t>
      </w:r>
      <w:r w:rsidR="0019519E">
        <w:rPr>
          <w:sz w:val="22"/>
          <w:szCs w:val="22"/>
        </w:rPr>
        <w:t xml:space="preserve">that these </w:t>
      </w:r>
      <w:r w:rsidR="00431A71">
        <w:rPr>
          <w:sz w:val="22"/>
          <w:szCs w:val="22"/>
        </w:rPr>
        <w:t xml:space="preserve">networks soon </w:t>
      </w:r>
      <w:r w:rsidR="006159F1">
        <w:rPr>
          <w:sz w:val="22"/>
          <w:szCs w:val="22"/>
        </w:rPr>
        <w:t>return</w:t>
      </w:r>
      <w:r w:rsidR="0019519E">
        <w:rPr>
          <w:sz w:val="22"/>
          <w:szCs w:val="22"/>
        </w:rPr>
        <w:t>ed</w:t>
      </w:r>
      <w:r w:rsidR="00431A71">
        <w:rPr>
          <w:sz w:val="22"/>
          <w:szCs w:val="22"/>
        </w:rPr>
        <w:t xml:space="preserve"> to multiple hidden layers (a DNN)</w:t>
      </w:r>
      <w:r>
        <w:rPr>
          <w:sz w:val="22"/>
          <w:szCs w:val="22"/>
        </w:rPr>
        <w:t>.</w:t>
      </w:r>
    </w:p>
    <w:p w14:paraId="540BBBD1" w14:textId="428E72C0" w:rsidR="0093781B" w:rsidRDefault="0093781B" w:rsidP="00DC4538">
      <w:pPr>
        <w:pStyle w:val="Title2"/>
        <w:jc w:val="left"/>
        <w:rPr>
          <w:sz w:val="22"/>
          <w:szCs w:val="22"/>
        </w:rPr>
      </w:pPr>
      <w:r>
        <w:rPr>
          <w:sz w:val="22"/>
          <w:szCs w:val="22"/>
        </w:rPr>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w:t>
      </w:r>
      <w:del w:id="146" w:author="(s) Kieran Apps" w:date="2022-04-26T13:46:00Z">
        <w:r w:rsidDel="00C31A8A">
          <w:rPr>
            <w:sz w:val="22"/>
            <w:szCs w:val="22"/>
          </w:rPr>
          <w:delText>, and</w:delText>
        </w:r>
      </w:del>
      <w:ins w:id="147" w:author="(s) Kieran Apps" w:date="2022-04-26T13:46:00Z">
        <w:r w:rsidR="00C31A8A">
          <w:rPr>
            <w:sz w:val="22"/>
            <w:szCs w:val="22"/>
          </w:rPr>
          <w:t xml:space="preserve"> and</w:t>
        </w:r>
      </w:ins>
      <w:r>
        <w:rPr>
          <w:sz w:val="22"/>
          <w:szCs w:val="22"/>
        </w:rPr>
        <w:t xml:space="preserve"> only gradually turned right, instead of being able to accelerate at a faster rate or turn a sharp right to avoid walls.</w:t>
      </w:r>
    </w:p>
    <w:p w14:paraId="08D7E8E9" w14:textId="194A04CB" w:rsidR="0093781B" w:rsidRDefault="00431A71" w:rsidP="00DC4538">
      <w:pPr>
        <w:pStyle w:val="Title2"/>
        <w:jc w:val="left"/>
        <w:rPr>
          <w:sz w:val="22"/>
          <w:szCs w:val="22"/>
        </w:rPr>
      </w:pPr>
      <w:r>
        <w:rPr>
          <w:sz w:val="22"/>
          <w:szCs w:val="22"/>
        </w:rPr>
        <w:t xml:space="preserve">Improvements were visible extremely quickly within this test, </w:t>
      </w:r>
      <w:r w:rsidR="0019519E">
        <w:rPr>
          <w:sz w:val="22"/>
          <w:szCs w:val="22"/>
        </w:rPr>
        <w:t xml:space="preserve">as </w:t>
      </w:r>
      <w:r>
        <w:rPr>
          <w:sz w:val="22"/>
          <w:szCs w:val="22"/>
        </w:rPr>
        <w:t xml:space="preserve">by generation </w:t>
      </w:r>
      <w:r w:rsidR="004C2CEE">
        <w:rPr>
          <w:sz w:val="22"/>
          <w:szCs w:val="22"/>
        </w:rPr>
        <w:t>3 it was able to turn the first few corners.</w:t>
      </w:r>
    </w:p>
    <w:p w14:paraId="485DB9FA" w14:textId="57EF13F5" w:rsidR="00DB59A4" w:rsidRDefault="00910E74" w:rsidP="00DC4538">
      <w:pPr>
        <w:pStyle w:val="Title2"/>
        <w:jc w:val="left"/>
        <w:rPr>
          <w:sz w:val="22"/>
          <w:szCs w:val="22"/>
        </w:rPr>
      </w:pPr>
      <w:r>
        <w:rPr>
          <w:sz w:val="22"/>
          <w:szCs w:val="22"/>
        </w:rPr>
        <w:t xml:space="preserve">[V1]: </w:t>
      </w:r>
      <w:hyperlink r:id="rId29" w:history="1">
        <w:r w:rsidR="00DB59A4" w:rsidRPr="00180CBF">
          <w:rPr>
            <w:rStyle w:val="Hyperlink"/>
            <w:sz w:val="22"/>
            <w:szCs w:val="22"/>
          </w:rPr>
          <w:t>https://youtu.be/NRBrf8UH1Sg?t=11</w:t>
        </w:r>
      </w:hyperlink>
    </w:p>
    <w:p w14:paraId="68420C51" w14:textId="24C4333C"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w:t>
      </w:r>
      <w:r w:rsidR="004C6916">
        <w:rPr>
          <w:sz w:val="22"/>
          <w:szCs w:val="22"/>
        </w:rPr>
        <w:t xml:space="preserve">from </w:t>
      </w:r>
      <w:r w:rsidR="005A478C">
        <w:rPr>
          <w:sz w:val="22"/>
          <w:szCs w:val="22"/>
        </w:rPr>
        <w:t xml:space="preserve">side to side </w:t>
      </w:r>
      <w:r w:rsidR="004C6916">
        <w:rPr>
          <w:sz w:val="22"/>
          <w:szCs w:val="22"/>
        </w:rPr>
        <w:t xml:space="preserve">in </w:t>
      </w:r>
      <w:r w:rsidR="005A478C">
        <w:rPr>
          <w:sz w:val="22"/>
          <w:szCs w:val="22"/>
        </w:rPr>
        <w:t xml:space="preserve">extreme amounts while driving forward. This </w:t>
      </w:r>
      <w:r w:rsidR="00C720FA">
        <w:rPr>
          <w:sz w:val="22"/>
          <w:szCs w:val="22"/>
        </w:rPr>
        <w:t xml:space="preserve">is likely </w:t>
      </w:r>
      <w:r w:rsidR="005A478C">
        <w:rPr>
          <w:sz w:val="22"/>
          <w:szCs w:val="22"/>
        </w:rPr>
        <w:t xml:space="preserve">due to the change in range for weights, now </w:t>
      </w:r>
      <w:r w:rsidR="004C6916">
        <w:rPr>
          <w:sz w:val="22"/>
          <w:szCs w:val="22"/>
        </w:rPr>
        <w:t>being</w:t>
      </w:r>
      <w:r w:rsidR="005A478C">
        <w:rPr>
          <w:sz w:val="22"/>
          <w:szCs w:val="22"/>
        </w:rPr>
        <w:t xml:space="preserv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w:t>
      </w:r>
      <w:proofErr w:type="gramStart"/>
      <w:r w:rsidR="007F1CC4">
        <w:rPr>
          <w:sz w:val="22"/>
          <w:szCs w:val="22"/>
        </w:rPr>
        <w:t>in an attempt to</w:t>
      </w:r>
      <w:proofErr w:type="gramEnd"/>
      <w:r w:rsidR="007F1CC4">
        <w:rPr>
          <w:sz w:val="22"/>
          <w:szCs w:val="22"/>
        </w:rPr>
        <w:t xml:space="preserve"> make a corner but lose any grip and traction they may have</w:t>
      </w:r>
      <w:r w:rsidR="00002591">
        <w:rPr>
          <w:sz w:val="22"/>
          <w:szCs w:val="22"/>
        </w:rPr>
        <w:t xml:space="preserve"> due to too much speed entering a corner, or too much angle for the speed</w:t>
      </w:r>
      <w:r w:rsidR="007F1CC4">
        <w:rPr>
          <w:sz w:val="22"/>
          <w:szCs w:val="22"/>
        </w:rPr>
        <w:t>, such that the car continues to move fairly straight even with the wheels turned.</w:t>
      </w:r>
    </w:p>
    <w:p w14:paraId="1BA01837" w14:textId="4EF598EA" w:rsidR="00A3518D" w:rsidRDefault="00910E74" w:rsidP="00DC4538">
      <w:pPr>
        <w:pStyle w:val="Title2"/>
        <w:jc w:val="left"/>
        <w:rPr>
          <w:sz w:val="22"/>
          <w:szCs w:val="22"/>
        </w:rPr>
      </w:pPr>
      <w:r>
        <w:rPr>
          <w:sz w:val="22"/>
          <w:szCs w:val="22"/>
        </w:rPr>
        <w:t xml:space="preserve">[V1]: </w:t>
      </w:r>
      <w:hyperlink r:id="rId30" w:history="1">
        <w:r w:rsidRPr="00910E74">
          <w:rPr>
            <w:rStyle w:val="Hyperlink"/>
            <w:sz w:val="22"/>
            <w:szCs w:val="22"/>
          </w:rPr>
          <w:t>https://youtu.be/NRBrf8UH1Sg?t=45</w:t>
        </w:r>
      </w:hyperlink>
    </w:p>
    <w:p w14:paraId="3BCC3F41" w14:textId="361D5A3B" w:rsidR="0035087B" w:rsidRPr="0035087B" w:rsidDel="0035087B" w:rsidRDefault="00683E11" w:rsidP="00DC4538">
      <w:pPr>
        <w:pStyle w:val="Title2"/>
        <w:jc w:val="left"/>
        <w:rPr>
          <w:del w:id="148" w:author="(s) Kieran Apps" w:date="2022-04-25T17:27:00Z"/>
          <w:sz w:val="22"/>
          <w:szCs w:val="22"/>
          <w:rPrChange w:id="149" w:author="(s) Kieran Apps" w:date="2022-04-25T17:27:00Z">
            <w:rPr>
              <w:del w:id="150" w:author="(s) Kieran Apps" w:date="2022-04-25T17:27:00Z"/>
              <w:sz w:val="22"/>
              <w:szCs w:val="22"/>
              <w:u w:val="single"/>
            </w:rPr>
          </w:rPrChange>
        </w:rPr>
      </w:pPr>
      <w:r>
        <w:rPr>
          <w:sz w:val="22"/>
          <w:szCs w:val="22"/>
        </w:rPr>
        <w:t>The car did fail to improve however much after this point</w:t>
      </w:r>
      <w:r w:rsidR="006B71EC">
        <w:rPr>
          <w:sz w:val="22"/>
          <w:szCs w:val="22"/>
        </w:rPr>
        <w:t xml:space="preserve"> There </w:t>
      </w:r>
      <w:r w:rsidR="00555BB9">
        <w:rPr>
          <w:sz w:val="22"/>
          <w:szCs w:val="22"/>
        </w:rPr>
        <w:t>was a</w:t>
      </w:r>
      <w:r>
        <w:rPr>
          <w:sz w:val="22"/>
          <w:szCs w:val="22"/>
        </w:rPr>
        <w:t xml:space="preserve"> very slight improvement in the stability of the car, but not to any adequate condition</w:t>
      </w:r>
      <w:r w:rsidR="006B71EC">
        <w:rPr>
          <w:sz w:val="22"/>
          <w:szCs w:val="22"/>
        </w:rPr>
        <w:t xml:space="preserve"> and</w:t>
      </w:r>
      <w:r>
        <w:rPr>
          <w:sz w:val="22"/>
          <w:szCs w:val="22"/>
        </w:rPr>
        <w:t xml:space="preserve"> there was little to no improvement on</w:t>
      </w:r>
      <w:r w:rsidR="005D3AA1">
        <w:rPr>
          <w:sz w:val="22"/>
          <w:szCs w:val="22"/>
        </w:rPr>
        <w:t xml:space="preserve"> the fitness and distance travelled by the car by generation 11.</w:t>
      </w:r>
    </w:p>
    <w:p w14:paraId="70DDC566" w14:textId="1CAA908E"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31210">
        <w:rPr>
          <w:sz w:val="22"/>
          <w:szCs w:val="22"/>
        </w:rPr>
        <w:t>.</w:t>
      </w:r>
      <w:r w:rsidR="001473E2">
        <w:rPr>
          <w:sz w:val="22"/>
          <w:szCs w:val="22"/>
        </w:rPr>
        <w:t xml:space="preserve"> </w:t>
      </w:r>
      <w:r w:rsidR="00131210">
        <w:rPr>
          <w:sz w:val="22"/>
          <w:szCs w:val="22"/>
        </w:rPr>
        <w:t>T</w:t>
      </w:r>
      <w:r w:rsidR="001473E2">
        <w:rPr>
          <w:sz w:val="22"/>
          <w:szCs w:val="22"/>
        </w:rPr>
        <w:t>he car was very stable, albeit extremely slow since the range was not large enough to allow for outputs in the range to create desirable</w:t>
      </w:r>
      <w:r w:rsidR="004E4BAB">
        <w:rPr>
          <w:sz w:val="22"/>
          <w:szCs w:val="22"/>
        </w:rPr>
        <w:t xml:space="preserve"> </w:t>
      </w:r>
      <w:r w:rsidR="001F2875">
        <w:rPr>
          <w:sz w:val="22"/>
          <w:szCs w:val="22"/>
        </w:rPr>
        <w:t xml:space="preserve">movements for the car, but this experiment did allow for </w:t>
      </w:r>
      <w:r w:rsidR="00131210">
        <w:rPr>
          <w:sz w:val="22"/>
          <w:szCs w:val="22"/>
        </w:rPr>
        <w:t xml:space="preserve">a </w:t>
      </w:r>
      <w:r w:rsidR="001F2875">
        <w:rPr>
          <w:sz w:val="22"/>
          <w:szCs w:val="22"/>
        </w:rPr>
        <w:t>better understanding on how these value ranges affect</w:t>
      </w:r>
      <w:r w:rsidR="00131210">
        <w:rPr>
          <w:sz w:val="22"/>
          <w:szCs w:val="22"/>
        </w:rPr>
        <w:t>ed</w:t>
      </w:r>
      <w:r w:rsidR="001F2875">
        <w:rPr>
          <w:sz w:val="22"/>
          <w:szCs w:val="22"/>
        </w:rPr>
        <w:t xml:space="preserve"> the control of the car</w:t>
      </w:r>
      <w:r w:rsidR="00115DF3">
        <w:rPr>
          <w:sz w:val="22"/>
          <w:szCs w:val="22"/>
        </w:rPr>
        <w:t xml:space="preserve"> showing that I need</w:t>
      </w:r>
      <w:r w:rsidR="00131210">
        <w:rPr>
          <w:sz w:val="22"/>
          <w:szCs w:val="22"/>
        </w:rPr>
        <w:t>ed</w:t>
      </w:r>
      <w:r w:rsidR="00115DF3">
        <w:rPr>
          <w:sz w:val="22"/>
          <w:szCs w:val="22"/>
        </w:rPr>
        <w:t xml:space="preserve">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w:t>
      </w:r>
      <w:r w:rsidR="00B4521F">
        <w:rPr>
          <w:sz w:val="22"/>
          <w:szCs w:val="22"/>
        </w:rPr>
        <w:t xml:space="preserve">corner 4 called </w:t>
      </w:r>
      <w:r w:rsidR="00DF6146">
        <w:rPr>
          <w:sz w:val="22"/>
          <w:szCs w:val="22"/>
        </w:rPr>
        <w:t>Park), being stuck here for lots of generations.</w:t>
      </w:r>
    </w:p>
    <w:p w14:paraId="03550430" w14:textId="294028AE" w:rsidR="00C33A01" w:rsidRPr="0035087B" w:rsidRDefault="0035087B" w:rsidP="00DC4538">
      <w:pPr>
        <w:pStyle w:val="Title2"/>
        <w:jc w:val="left"/>
        <w:rPr>
          <w:sz w:val="22"/>
          <w:szCs w:val="22"/>
          <w:u w:val="single"/>
        </w:rPr>
      </w:pPr>
      <w:r w:rsidRPr="0035087B">
        <w:rPr>
          <w:sz w:val="22"/>
          <w:szCs w:val="22"/>
          <w:u w:val="single"/>
        </w:rPr>
        <w:t xml:space="preserve">Iteration </w:t>
      </w:r>
      <w:r>
        <w:rPr>
          <w:sz w:val="22"/>
          <w:szCs w:val="22"/>
          <w:u w:val="single"/>
        </w:rPr>
        <w:t>3</w:t>
      </w:r>
      <w:r w:rsidRPr="0035087B">
        <w:rPr>
          <w:sz w:val="22"/>
          <w:szCs w:val="22"/>
          <w:u w:val="single"/>
        </w:rPr>
        <w:t>:</w:t>
      </w:r>
    </w:p>
    <w:p w14:paraId="63765928" w14:textId="7A3BA35B"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did not adjust the weights range, only the topology since </w:t>
      </w:r>
      <w:r w:rsidR="009F1194">
        <w:rPr>
          <w:sz w:val="22"/>
          <w:szCs w:val="22"/>
        </w:rPr>
        <w:lastRenderedPageBreak/>
        <w:t>changing one thing at a time whilst starting out helps identify how each parameter of the network affects the total outcome. However, I ha</w:t>
      </w:r>
      <w:r w:rsidR="000A7613">
        <w:rPr>
          <w:sz w:val="22"/>
          <w:szCs w:val="22"/>
        </w:rPr>
        <w:t>d</w:t>
      </w:r>
      <w:r w:rsidR="009F1194">
        <w:rPr>
          <w:sz w:val="22"/>
          <w:szCs w:val="22"/>
        </w:rPr>
        <w:t xml:space="preserve"> plan</w:t>
      </w:r>
      <w:r w:rsidR="000A7613">
        <w:rPr>
          <w:sz w:val="22"/>
          <w:szCs w:val="22"/>
        </w:rPr>
        <w:t>ned</w:t>
      </w:r>
      <w:r w:rsidR="009F1194">
        <w:rPr>
          <w:sz w:val="22"/>
          <w:szCs w:val="22"/>
        </w:rPr>
        <w:t xml:space="preserve"> to increase </w:t>
      </w:r>
      <w:r w:rsidR="00297296">
        <w:rPr>
          <w:sz w:val="22"/>
          <w:szCs w:val="22"/>
        </w:rPr>
        <w:t>the range of weight values to</w:t>
      </w:r>
      <w:r w:rsidR="009F1194">
        <w:rPr>
          <w:sz w:val="22"/>
          <w:szCs w:val="22"/>
        </w:rPr>
        <w:t xml:space="preserve"> -2 and 2 within this test.</w:t>
      </w:r>
      <w:r w:rsidR="00FB38C9">
        <w:rPr>
          <w:sz w:val="22"/>
          <w:szCs w:val="22"/>
        </w:rPr>
        <w:t xml:space="preserve"> Doing </w:t>
      </w:r>
      <w:proofErr w:type="gramStart"/>
      <w:r w:rsidR="00FB38C9">
        <w:rPr>
          <w:sz w:val="22"/>
          <w:szCs w:val="22"/>
        </w:rPr>
        <w:t>both of these</w:t>
      </w:r>
      <w:proofErr w:type="gramEnd"/>
      <w:r w:rsidR="00FB38C9">
        <w:rPr>
          <w:sz w:val="22"/>
          <w:szCs w:val="22"/>
        </w:rPr>
        <w:t xml:space="preserve"> even with the network change unfortunately did not allow the car to make it past th</w:t>
      </w:r>
      <w:r w:rsidR="000A7613">
        <w:rPr>
          <w:sz w:val="22"/>
          <w:szCs w:val="22"/>
        </w:rPr>
        <w:t>e same</w:t>
      </w:r>
      <w:r w:rsidR="00FB38C9">
        <w:rPr>
          <w:sz w:val="22"/>
          <w:szCs w:val="22"/>
        </w:rPr>
        <w:t xml:space="preserve"> 90-degree right-hand</w:t>
      </w:r>
      <w:r w:rsidR="000A7613">
        <w:rPr>
          <w:sz w:val="22"/>
          <w:szCs w:val="22"/>
        </w:rPr>
        <w:t xml:space="preserve"> bend</w:t>
      </w:r>
      <w:r w:rsidR="00FB38C9">
        <w:rPr>
          <w:sz w:val="22"/>
          <w:szCs w:val="22"/>
        </w:rPr>
        <w:t>.</w:t>
      </w:r>
    </w:p>
    <w:p w14:paraId="1B6D91BB" w14:textId="15D199D3" w:rsidR="00385826" w:rsidRDefault="00A16CA0" w:rsidP="00DC4538">
      <w:pPr>
        <w:pStyle w:val="Title2"/>
        <w:jc w:val="left"/>
        <w:rPr>
          <w:ins w:id="151" w:author="(s) Kieran Apps" w:date="2022-04-25T17:35:00Z"/>
          <w:sz w:val="22"/>
          <w:szCs w:val="22"/>
        </w:rPr>
      </w:pPr>
      <w:proofErr w:type="gramStart"/>
      <w:r>
        <w:rPr>
          <w:sz w:val="22"/>
          <w:szCs w:val="22"/>
        </w:rPr>
        <w:t>In an attempt to</w:t>
      </w:r>
      <w:proofErr w:type="gramEnd"/>
      <w:r>
        <w:rPr>
          <w:sz w:val="22"/>
          <w:szCs w:val="22"/>
        </w:rPr>
        <w:t xml:space="preserve"> remedy this, I </w:t>
      </w:r>
      <w:r w:rsidR="001A3E92">
        <w:rPr>
          <w:sz w:val="22"/>
          <w:szCs w:val="22"/>
        </w:rPr>
        <w:t>again slightly increased the range of weights to -2.5 and 2.5</w:t>
      </w:r>
      <w:r w:rsidR="00B54400">
        <w:rPr>
          <w:sz w:val="22"/>
          <w:szCs w:val="22"/>
        </w:rPr>
        <w:t xml:space="preserve"> and a few observations </w:t>
      </w:r>
      <w:r w:rsidR="00E55BAE">
        <w:rPr>
          <w:sz w:val="22"/>
          <w:szCs w:val="22"/>
        </w:rPr>
        <w:t>were evident</w:t>
      </w:r>
      <w:r w:rsidR="00B54400">
        <w:rPr>
          <w:sz w:val="22"/>
          <w:szCs w:val="22"/>
        </w:rPr>
        <w:t xml:space="preserve"> from this change (even if the end result was the same, stuck </w:t>
      </w:r>
      <w:r w:rsidR="00E55BAE">
        <w:rPr>
          <w:sz w:val="22"/>
          <w:szCs w:val="22"/>
        </w:rPr>
        <w:t>at</w:t>
      </w:r>
      <w:r w:rsidR="00B54400">
        <w:rPr>
          <w:sz w:val="22"/>
          <w:szCs w:val="22"/>
        </w:rPr>
        <w:t xml:space="preserve"> the right-hand</w:t>
      </w:r>
      <w:ins w:id="152" w:author="(s) Kieran Apps" w:date="2022-04-25T17:30:00Z">
        <w:r w:rsidR="00147C1B">
          <w:rPr>
            <w:sz w:val="22"/>
            <w:szCs w:val="22"/>
          </w:rPr>
          <w:t xml:space="preserve"> </w:t>
        </w:r>
      </w:ins>
      <w:r w:rsidR="00147C1B">
        <w:rPr>
          <w:sz w:val="22"/>
          <w:szCs w:val="22"/>
        </w:rPr>
        <w:t>bend</w:t>
      </w:r>
      <w:r w:rsidR="00B54400">
        <w:rPr>
          <w:sz w:val="22"/>
          <w:szCs w:val="22"/>
        </w:rPr>
        <w:t xml:space="preserve">). </w:t>
      </w:r>
      <w:r w:rsidR="00E55BAE">
        <w:rPr>
          <w:sz w:val="22"/>
          <w:szCs w:val="22"/>
        </w:rPr>
        <w:t>Initially,</w:t>
      </w:r>
      <w:r w:rsidR="0007298A">
        <w:rPr>
          <w:sz w:val="22"/>
          <w:szCs w:val="22"/>
        </w:rPr>
        <w:t xml:space="preserve"> some cars developed the ability to understand when a wall was rapidly approaching and begin to brake, slowing the car down. However, instead of braking to slow the car safely for the corner, the cars slowed to a complete stop, meaning that they were reset, as a stopped car is treated as a crashed car </w:t>
      </w:r>
      <w:commentRangeStart w:id="153"/>
      <w:r w:rsidR="0007298A">
        <w:rPr>
          <w:sz w:val="22"/>
          <w:szCs w:val="22"/>
        </w:rPr>
        <w:t xml:space="preserve">otherwise </w:t>
      </w:r>
      <w:commentRangeEnd w:id="153"/>
      <w:r w:rsidR="00230779">
        <w:rPr>
          <w:rStyle w:val="CommentReference"/>
        </w:rPr>
        <w:commentReference w:id="153"/>
      </w:r>
      <w:r w:rsidR="0007298A">
        <w:rPr>
          <w:sz w:val="22"/>
          <w:szCs w:val="22"/>
        </w:rPr>
        <w:t xml:space="preserve">the simulation would be stuck on this </w:t>
      </w:r>
      <w:r w:rsidR="00913287">
        <w:rPr>
          <w:sz w:val="22"/>
          <w:szCs w:val="22"/>
        </w:rPr>
        <w:t xml:space="preserve">stopped </w:t>
      </w:r>
      <w:r w:rsidR="0007298A">
        <w:rPr>
          <w:sz w:val="22"/>
          <w:szCs w:val="22"/>
        </w:rPr>
        <w:t>car. Once a car was stopped in any position on the track, the inputs would not chang</w:t>
      </w:r>
      <w:r w:rsidR="00230779">
        <w:rPr>
          <w:sz w:val="22"/>
          <w:szCs w:val="22"/>
        </w:rPr>
        <w:t>e</w:t>
      </w:r>
      <w:r w:rsidR="0007298A">
        <w:rPr>
          <w:sz w:val="22"/>
          <w:szCs w:val="22"/>
        </w:rPr>
        <w:t>, therefore no new actions would be taken by the car hence becoming stuck</w:t>
      </w:r>
      <w:r w:rsidR="001028FA">
        <w:rPr>
          <w:sz w:val="22"/>
          <w:szCs w:val="22"/>
        </w:rPr>
        <w:t xml:space="preserve"> and not hitting any walls to reset itself</w:t>
      </w:r>
      <w:r w:rsidR="00E9064F">
        <w:rPr>
          <w:sz w:val="22"/>
          <w:szCs w:val="22"/>
        </w:rPr>
        <w:t xml:space="preserve">. </w:t>
      </w:r>
      <w:r w:rsidR="00230779">
        <w:rPr>
          <w:sz w:val="22"/>
          <w:szCs w:val="22"/>
        </w:rPr>
        <w:t>T</w:t>
      </w:r>
      <w:r w:rsidR="00385826">
        <w:rPr>
          <w:sz w:val="22"/>
          <w:szCs w:val="22"/>
        </w:rPr>
        <w:t>his observation</w:t>
      </w:r>
      <w:r w:rsidR="00230779">
        <w:rPr>
          <w:sz w:val="22"/>
          <w:szCs w:val="22"/>
        </w:rPr>
        <w:t xml:space="preserve"> </w:t>
      </w:r>
      <w:r w:rsidR="005609DE">
        <w:rPr>
          <w:sz w:val="22"/>
          <w:szCs w:val="22"/>
        </w:rPr>
        <w:t>did prove</w:t>
      </w:r>
      <w:r w:rsidR="00385826">
        <w:rPr>
          <w:sz w:val="22"/>
          <w:szCs w:val="22"/>
        </w:rPr>
        <w:t xml:space="preserve"> that the network </w:t>
      </w:r>
      <w:r w:rsidR="00230779">
        <w:rPr>
          <w:sz w:val="22"/>
          <w:szCs w:val="22"/>
        </w:rPr>
        <w:t>was</w:t>
      </w:r>
      <w:r w:rsidR="00385826">
        <w:rPr>
          <w:sz w:val="22"/>
          <w:szCs w:val="22"/>
        </w:rPr>
        <w:t xml:space="preserve">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55097A16" w14:textId="6AA82DD4" w:rsidR="0074376D" w:rsidRPr="0074376D" w:rsidRDefault="0074376D" w:rsidP="00DC4538">
      <w:pPr>
        <w:pStyle w:val="Title2"/>
        <w:jc w:val="left"/>
        <w:rPr>
          <w:sz w:val="22"/>
          <w:szCs w:val="22"/>
          <w:u w:val="single"/>
        </w:rPr>
      </w:pPr>
      <w:r w:rsidRPr="0074376D">
        <w:rPr>
          <w:sz w:val="22"/>
          <w:szCs w:val="22"/>
          <w:u w:val="single"/>
        </w:rPr>
        <w:t>Iteration 4:</w:t>
      </w:r>
    </w:p>
    <w:p w14:paraId="7EC23C84" w14:textId="0FAC7588" w:rsidR="00B40715" w:rsidRDefault="008917D9" w:rsidP="00DC4538">
      <w:pPr>
        <w:pStyle w:val="Title2"/>
        <w:jc w:val="left"/>
        <w:rPr>
          <w:ins w:id="154" w:author="(s) Kieran Apps" w:date="2022-04-25T17:36:00Z"/>
          <w:sz w:val="22"/>
          <w:szCs w:val="22"/>
        </w:rPr>
      </w:pPr>
      <w:r>
        <w:rPr>
          <w:sz w:val="22"/>
          <w:szCs w:val="22"/>
        </w:rPr>
        <w:t>A new topology was tried with this same weight range, two hidden layers with sizes of 10 and 5. This change did not bring anything new to the experiment and behaved extremely similarly to how the previous experiment di</w:t>
      </w:r>
      <w:r w:rsidR="00850CB8">
        <w:rPr>
          <w:sz w:val="22"/>
          <w:szCs w:val="22"/>
        </w:rPr>
        <w:t>d.</w:t>
      </w:r>
    </w:p>
    <w:p w14:paraId="6625AC22" w14:textId="4E418878" w:rsidR="0074376D" w:rsidRPr="0074376D" w:rsidRDefault="0074376D" w:rsidP="00DC4538">
      <w:pPr>
        <w:pStyle w:val="Title2"/>
        <w:jc w:val="left"/>
        <w:rPr>
          <w:sz w:val="22"/>
          <w:szCs w:val="22"/>
          <w:u w:val="single"/>
        </w:rPr>
      </w:pPr>
      <w:r w:rsidRPr="0074376D">
        <w:rPr>
          <w:sz w:val="22"/>
          <w:szCs w:val="22"/>
          <w:u w:val="single"/>
        </w:rPr>
        <w:t>Iteration 5:</w:t>
      </w:r>
    </w:p>
    <w:p w14:paraId="622DE746" w14:textId="3A456A70" w:rsidR="00DD38A6"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w:t>
      </w:r>
      <w:r w:rsidR="00DD38A6">
        <w:rPr>
          <w:sz w:val="22"/>
          <w:szCs w:val="22"/>
        </w:rPr>
        <w:t>.</w:t>
      </w:r>
    </w:p>
    <w:p w14:paraId="1435E277" w14:textId="78A11BFF" w:rsidR="00B34075" w:rsidRDefault="00E50F6A" w:rsidP="00DC4538">
      <w:pPr>
        <w:pStyle w:val="Title2"/>
        <w:jc w:val="left"/>
        <w:rPr>
          <w:sz w:val="22"/>
          <w:szCs w:val="22"/>
        </w:rPr>
      </w:pPr>
      <w:r>
        <w:rPr>
          <w:sz w:val="22"/>
          <w:szCs w:val="22"/>
        </w:rPr>
        <w:t xml:space="preserve">Now that the </w:t>
      </w:r>
      <w:r w:rsidR="004538ED">
        <w:rPr>
          <w:sz w:val="22"/>
          <w:szCs w:val="22"/>
        </w:rPr>
        <w:t xml:space="preserve">fundamental issue of navigating the </w:t>
      </w:r>
      <w:r>
        <w:rPr>
          <w:sz w:val="22"/>
          <w:szCs w:val="22"/>
        </w:rPr>
        <w:t xml:space="preserve">corners </w:t>
      </w:r>
      <w:r w:rsidR="004538ED">
        <w:rPr>
          <w:sz w:val="22"/>
          <w:szCs w:val="22"/>
        </w:rPr>
        <w:t xml:space="preserve">was </w:t>
      </w:r>
      <w:r w:rsidR="00DD38A6">
        <w:rPr>
          <w:sz w:val="22"/>
          <w:szCs w:val="22"/>
        </w:rPr>
        <w:t>resolved, I</w:t>
      </w:r>
      <w:r>
        <w:rPr>
          <w:sz w:val="22"/>
          <w:szCs w:val="22"/>
        </w:rPr>
        <w:t xml:space="preserve"> </w:t>
      </w:r>
      <w:r w:rsidR="004538ED">
        <w:rPr>
          <w:sz w:val="22"/>
          <w:szCs w:val="22"/>
        </w:rPr>
        <w:t>was able to progress</w:t>
      </w:r>
      <w:r>
        <w:rPr>
          <w:sz w:val="22"/>
          <w:szCs w:val="22"/>
        </w:rPr>
        <w:t xml:space="preserve"> to other aspects of the A.I., such as the fitness of the cars</w:t>
      </w:r>
      <w:r w:rsidR="00D66A15">
        <w:rPr>
          <w:sz w:val="22"/>
          <w:szCs w:val="22"/>
        </w:rPr>
        <w:t xml:space="preserve"> and how this perform</w:t>
      </w:r>
      <w:r w:rsidR="004538ED">
        <w:rPr>
          <w:sz w:val="22"/>
          <w:szCs w:val="22"/>
        </w:rPr>
        <w:t>ed</w:t>
      </w:r>
      <w:r w:rsidR="00D66A15">
        <w:rPr>
          <w:sz w:val="22"/>
          <w:szCs w:val="22"/>
        </w:rPr>
        <w:t xml:space="preserve"> and improv</w:t>
      </w:r>
      <w:r w:rsidR="004538ED">
        <w:rPr>
          <w:sz w:val="22"/>
          <w:szCs w:val="22"/>
        </w:rPr>
        <w:t>ed</w:t>
      </w:r>
      <w:r w:rsidR="00D66A15">
        <w:rPr>
          <w:sz w:val="22"/>
          <w:szCs w:val="22"/>
        </w:rPr>
        <w:t xml:space="preserve"> over the course of multiple generations. Observing these values allowed me to spot some unwanted behavior out of the fitness values created by the cars. </w:t>
      </w:r>
      <w:r w:rsidR="008F0E1E">
        <w:rPr>
          <w:sz w:val="22"/>
          <w:szCs w:val="22"/>
        </w:rPr>
        <w:t xml:space="preserve">These unwanted values produced by the fitness function </w:t>
      </w:r>
      <w:r w:rsidR="004538ED">
        <w:rPr>
          <w:sz w:val="22"/>
          <w:szCs w:val="22"/>
        </w:rPr>
        <w:t>resulted in</w:t>
      </w:r>
      <w:r w:rsidR="008F0E1E">
        <w:rPr>
          <w:sz w:val="22"/>
          <w:szCs w:val="22"/>
        </w:rPr>
        <w:t xml:space="preserve">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w:t>
      </w:r>
      <w:r w:rsidR="004538ED">
        <w:rPr>
          <w:sz w:val="22"/>
          <w:szCs w:val="22"/>
        </w:rPr>
        <w:t>id</w:t>
      </w:r>
      <w:r w:rsidR="001053AF">
        <w:rPr>
          <w:sz w:val="22"/>
          <w:szCs w:val="22"/>
        </w:rPr>
        <w:t xml:space="preserve"> not </w:t>
      </w:r>
      <w:r w:rsidR="00C10DF2">
        <w:rPr>
          <w:sz w:val="22"/>
          <w:szCs w:val="22"/>
        </w:rPr>
        <w:t>progress</w:t>
      </w:r>
      <w:r w:rsidR="001053AF">
        <w:rPr>
          <w:sz w:val="22"/>
          <w:szCs w:val="22"/>
        </w:rPr>
        <w:t xml:space="preserve"> far around the track at all, but </w:t>
      </w:r>
      <w:r w:rsidR="00C10DF2">
        <w:rPr>
          <w:sz w:val="22"/>
          <w:szCs w:val="22"/>
        </w:rPr>
        <w:t>was</w:t>
      </w:r>
      <w:r w:rsidR="001053AF">
        <w:rPr>
          <w:sz w:val="22"/>
          <w:szCs w:val="22"/>
        </w:rPr>
        <w:t xml:space="preserve"> very fast </w:t>
      </w:r>
      <w:r w:rsidR="00C10DF2">
        <w:rPr>
          <w:sz w:val="22"/>
          <w:szCs w:val="22"/>
        </w:rPr>
        <w:t xml:space="preserve">over the </w:t>
      </w:r>
      <w:r w:rsidR="001053AF">
        <w:rPr>
          <w:sz w:val="22"/>
          <w:szCs w:val="22"/>
        </w:rPr>
        <w:t>distance it d</w:t>
      </w:r>
      <w:r w:rsidR="00C10DF2">
        <w:rPr>
          <w:sz w:val="22"/>
          <w:szCs w:val="22"/>
        </w:rPr>
        <w:t>id</w:t>
      </w:r>
      <w:r w:rsidR="001053AF">
        <w:rPr>
          <w:sz w:val="22"/>
          <w:szCs w:val="22"/>
        </w:rPr>
        <w:t xml:space="preserve"> travel. This</w:t>
      </w:r>
      <w:r w:rsidR="00C10DF2">
        <w:rPr>
          <w:sz w:val="22"/>
          <w:szCs w:val="22"/>
        </w:rPr>
        <w:t xml:space="preserve"> was</w:t>
      </w:r>
      <w:r w:rsidR="001053AF">
        <w:rPr>
          <w:sz w:val="22"/>
          <w:szCs w:val="22"/>
        </w:rPr>
        <w:t xml:space="preserve"> clearly due to the fitness function selecting the average speed of the car, meaning it d</w:t>
      </w:r>
      <w:r w:rsidR="00C10DF2">
        <w:rPr>
          <w:sz w:val="22"/>
          <w:szCs w:val="22"/>
        </w:rPr>
        <w:t>id</w:t>
      </w:r>
      <w:r w:rsidR="001053AF">
        <w:rPr>
          <w:sz w:val="22"/>
          <w:szCs w:val="22"/>
        </w:rPr>
        <w:t xml:space="preserve"> not </w:t>
      </w:r>
      <w:r w:rsidR="00C10DF2">
        <w:rPr>
          <w:sz w:val="22"/>
          <w:szCs w:val="22"/>
        </w:rPr>
        <w:t>consider</w:t>
      </w:r>
      <w:r w:rsidR="001053AF">
        <w:rPr>
          <w:sz w:val="22"/>
          <w:szCs w:val="22"/>
        </w:rPr>
        <w:t xml:space="preserve"> the actual distance </w:t>
      </w:r>
      <w:r w:rsidR="00C10DF2">
        <w:rPr>
          <w:sz w:val="22"/>
          <w:szCs w:val="22"/>
        </w:rPr>
        <w:t>travelled</w:t>
      </w:r>
      <w:r w:rsidR="001053AF">
        <w:rPr>
          <w:sz w:val="22"/>
          <w:szCs w:val="22"/>
        </w:rPr>
        <w:t xml:space="preserve"> by the car, only the speed in the time it was travelling. </w:t>
      </w:r>
    </w:p>
    <w:p w14:paraId="12F55576" w14:textId="74EA2568"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w:t>
      </w:r>
      <w:r w:rsidR="00C10DF2">
        <w:rPr>
          <w:sz w:val="22"/>
          <w:szCs w:val="22"/>
        </w:rPr>
        <w:t>n</w:t>
      </w:r>
      <w:r>
        <w:rPr>
          <w:sz w:val="22"/>
          <w:szCs w:val="22"/>
        </w:rPr>
        <w:t xml:space="preserve"> a car that managed to navigate the track (as previously explained) even if th</w:t>
      </w:r>
      <w:r w:rsidR="00C10DF2">
        <w:rPr>
          <w:sz w:val="22"/>
          <w:szCs w:val="22"/>
        </w:rPr>
        <w:t>at</w:t>
      </w:r>
      <w:r>
        <w:rPr>
          <w:sz w:val="22"/>
          <w:szCs w:val="22"/>
        </w:rPr>
        <w:t xml:space="preserve"> car travelled around the track quickly. This is because the average speed of the car </w:t>
      </w:r>
      <w:r w:rsidR="00C10DF2">
        <w:rPr>
          <w:sz w:val="22"/>
          <w:szCs w:val="22"/>
        </w:rPr>
        <w:t xml:space="preserve">completing the track (or </w:t>
      </w:r>
      <w:proofErr w:type="gramStart"/>
      <w:r w:rsidR="00C10DF2">
        <w:rPr>
          <w:sz w:val="22"/>
          <w:szCs w:val="22"/>
        </w:rPr>
        <w:t>the majority of</w:t>
      </w:r>
      <w:proofErr w:type="gramEnd"/>
      <w:r w:rsidR="00C10DF2">
        <w:rPr>
          <w:sz w:val="22"/>
          <w:szCs w:val="22"/>
        </w:rPr>
        <w:t xml:space="preserve"> </w:t>
      </w:r>
      <w:r w:rsidR="0083565B">
        <w:rPr>
          <w:sz w:val="22"/>
          <w:szCs w:val="22"/>
        </w:rPr>
        <w:t xml:space="preserve">it) </w:t>
      </w:r>
      <w:r w:rsidR="0083565B">
        <w:rPr>
          <w:sz w:val="22"/>
          <w:szCs w:val="22"/>
        </w:rPr>
        <w:lastRenderedPageBreak/>
        <w:t>would</w:t>
      </w:r>
      <w:r>
        <w:rPr>
          <w:sz w:val="22"/>
          <w:szCs w:val="22"/>
        </w:rPr>
        <w:t xml:space="preserve"> still be low</w:t>
      </w:r>
      <w:r w:rsidR="00C10DF2">
        <w:rPr>
          <w:sz w:val="22"/>
          <w:szCs w:val="22"/>
        </w:rPr>
        <w:t>er</w:t>
      </w:r>
      <w:r>
        <w:rPr>
          <w:sz w:val="22"/>
          <w:szCs w:val="22"/>
        </w:rPr>
        <w:t xml:space="preserve"> due to the need to slow down for corners, thus </w:t>
      </w:r>
      <w:r w:rsidR="00C10DF2">
        <w:rPr>
          <w:sz w:val="22"/>
          <w:szCs w:val="22"/>
        </w:rPr>
        <w:t>resulting in a lower</w:t>
      </w:r>
      <w:r>
        <w:rPr>
          <w:sz w:val="22"/>
          <w:szCs w:val="22"/>
        </w:rPr>
        <w:t xml:space="preserve"> average speed metric.</w:t>
      </w:r>
    </w:p>
    <w:p w14:paraId="744880FB" w14:textId="58409C9C" w:rsidR="0083565B" w:rsidRPr="009C635D" w:rsidRDefault="0083565B" w:rsidP="00DC4538">
      <w:pPr>
        <w:pStyle w:val="Title2"/>
        <w:jc w:val="left"/>
        <w:rPr>
          <w:sz w:val="22"/>
          <w:szCs w:val="22"/>
          <w:u w:val="single"/>
        </w:rPr>
      </w:pPr>
      <w:r w:rsidRPr="009C635D">
        <w:rPr>
          <w:sz w:val="22"/>
          <w:szCs w:val="22"/>
          <w:u w:val="single"/>
        </w:rPr>
        <w:t>Iteration 6:</w:t>
      </w:r>
    </w:p>
    <w:p w14:paraId="04E8DF70" w14:textId="2150B25B"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is the ability to navigate the whole track</w:t>
      </w:r>
      <w:del w:id="155" w:author="(s) Kieran Apps" w:date="2022-04-26T13:46:00Z">
        <w:r w:rsidR="00B63A0A" w:rsidDel="00C31A8A">
          <w:rPr>
            <w:sz w:val="22"/>
            <w:szCs w:val="22"/>
          </w:rPr>
          <w:delText>, and</w:delText>
        </w:r>
      </w:del>
      <w:ins w:id="156" w:author="(s) Kieran Apps" w:date="2022-04-26T13:46:00Z">
        <w:r w:rsidR="00C31A8A">
          <w:rPr>
            <w:sz w:val="22"/>
            <w:szCs w:val="22"/>
          </w:rPr>
          <w:t xml:space="preserve"> and</w:t>
        </w:r>
      </w:ins>
      <w:r w:rsidR="00B63A0A">
        <w:rPr>
          <w:sz w:val="22"/>
          <w:szCs w:val="22"/>
        </w:rPr>
        <w:t>, while I want</w:t>
      </w:r>
      <w:r w:rsidR="00CC1251">
        <w:rPr>
          <w:sz w:val="22"/>
          <w:szCs w:val="22"/>
        </w:rPr>
        <w:t>ed</w:t>
      </w:r>
      <w:r w:rsidR="00B63A0A">
        <w:rPr>
          <w:sz w:val="22"/>
          <w:szCs w:val="22"/>
        </w:rPr>
        <w:t xml:space="preserve"> to push the car to see how </w:t>
      </w:r>
      <w:proofErr w:type="gramStart"/>
      <w:r w:rsidR="00B63A0A">
        <w:rPr>
          <w:sz w:val="22"/>
          <w:szCs w:val="22"/>
        </w:rPr>
        <w:t>similar to</w:t>
      </w:r>
      <w:proofErr w:type="gramEnd"/>
      <w:r w:rsidR="00B63A0A">
        <w:rPr>
          <w:sz w:val="22"/>
          <w:szCs w:val="22"/>
        </w:rPr>
        <w:t xml:space="preserve"> a real driver this setup and technique c</w:t>
      </w:r>
      <w:r w:rsidR="00CC1251">
        <w:rPr>
          <w:sz w:val="22"/>
          <w:szCs w:val="22"/>
        </w:rPr>
        <w:t>ould</w:t>
      </w:r>
      <w:r w:rsidR="00B63A0A">
        <w:rPr>
          <w:sz w:val="22"/>
          <w:szCs w:val="22"/>
        </w:rPr>
        <w:t xml:space="preserve"> </w:t>
      </w:r>
      <w:r w:rsidR="00AC2128">
        <w:rPr>
          <w:sz w:val="22"/>
          <w:szCs w:val="22"/>
        </w:rPr>
        <w:t>become</w:t>
      </w:r>
      <w:r w:rsidR="00B63A0A">
        <w:rPr>
          <w:sz w:val="22"/>
          <w:szCs w:val="22"/>
        </w:rPr>
        <w:t xml:space="preserve">, the car is not </w:t>
      </w:r>
      <w:r w:rsidR="00CC1251">
        <w:rPr>
          <w:sz w:val="22"/>
          <w:szCs w:val="22"/>
        </w:rPr>
        <w:t xml:space="preserve">successful </w:t>
      </w:r>
      <w:r w:rsidR="00B63A0A">
        <w:rPr>
          <w:sz w:val="22"/>
          <w:szCs w:val="22"/>
        </w:rPr>
        <w:t xml:space="preserve">at all if it is unable to navigate a lap of the track. </w:t>
      </w:r>
    </w:p>
    <w:p w14:paraId="51A1B263" w14:textId="436C8194" w:rsidR="00E83B91" w:rsidRDefault="00506F9F" w:rsidP="00DC4538">
      <w:pPr>
        <w:pStyle w:val="Title2"/>
        <w:jc w:val="left"/>
        <w:rPr>
          <w:sz w:val="22"/>
          <w:szCs w:val="22"/>
        </w:rPr>
      </w:pPr>
      <w:r>
        <w:rPr>
          <w:sz w:val="22"/>
          <w:szCs w:val="22"/>
        </w:rPr>
        <w:t xml:space="preserve">The new fitness function </w:t>
      </w:r>
      <w:r w:rsidR="00CC1251">
        <w:rPr>
          <w:sz w:val="22"/>
          <w:szCs w:val="22"/>
        </w:rPr>
        <w:t>therefore predominantly</w:t>
      </w:r>
      <w:r>
        <w:rPr>
          <w:sz w:val="22"/>
          <w:szCs w:val="22"/>
        </w:rPr>
        <w:t xml:space="preserve"> us</w:t>
      </w:r>
      <w:r w:rsidR="00CC1251">
        <w:rPr>
          <w:sz w:val="22"/>
          <w:szCs w:val="22"/>
        </w:rPr>
        <w:t>ed</w:t>
      </w:r>
      <w:r>
        <w:rPr>
          <w:sz w:val="22"/>
          <w:szCs w:val="22"/>
        </w:rPr>
        <w:t xml:space="preserve"> the distance, with the time taken to drive until a crash occurs still being able to affect the fitness value given, but to a much lesser extent than with the average speed, where distance travelled </w:t>
      </w:r>
      <w:r w:rsidR="00CC1251">
        <w:rPr>
          <w:sz w:val="22"/>
          <w:szCs w:val="22"/>
        </w:rPr>
        <w:t>was</w:t>
      </w:r>
      <w:r>
        <w:rPr>
          <w:sz w:val="22"/>
          <w:szCs w:val="22"/>
        </w:rPr>
        <w:t xml:space="preserve">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6082C034" w:rsidR="00806E8B" w:rsidRDefault="00CC1251" w:rsidP="00806E8B">
      <w:pPr>
        <w:pStyle w:val="Title2"/>
        <w:jc w:val="left"/>
        <w:rPr>
          <w:sz w:val="22"/>
          <w:szCs w:val="22"/>
        </w:rPr>
      </w:pPr>
      <w:r>
        <w:rPr>
          <w:sz w:val="22"/>
          <w:szCs w:val="22"/>
        </w:rPr>
        <w:t xml:space="preserve">Now </w:t>
      </w:r>
      <w:r w:rsidR="006F2E2F">
        <w:rPr>
          <w:sz w:val="22"/>
          <w:szCs w:val="22"/>
        </w:rPr>
        <w:t>with the</w:t>
      </w:r>
      <w:r w:rsidR="00806E8B">
        <w:rPr>
          <w:sz w:val="22"/>
          <w:szCs w:val="22"/>
        </w:rPr>
        <w:t xml:space="preserve"> distance </w:t>
      </w:r>
      <w:r>
        <w:rPr>
          <w:sz w:val="22"/>
          <w:szCs w:val="22"/>
        </w:rPr>
        <w:t xml:space="preserve">being </w:t>
      </w:r>
      <w:r w:rsidR="00806E8B">
        <w:rPr>
          <w:sz w:val="22"/>
          <w:szCs w:val="22"/>
        </w:rPr>
        <w:t xml:space="preserve">the key factor in the calculation of a fitness value </w:t>
      </w:r>
      <w:r>
        <w:rPr>
          <w:sz w:val="22"/>
          <w:szCs w:val="22"/>
        </w:rPr>
        <w:t>a</w:t>
      </w:r>
      <w:r w:rsidR="00476A6E">
        <w:rPr>
          <w:sz w:val="22"/>
          <w:szCs w:val="22"/>
        </w:rPr>
        <w:t xml:space="preserve"> new set of cars/networks </w:t>
      </w:r>
      <w:r>
        <w:rPr>
          <w:sz w:val="22"/>
          <w:szCs w:val="22"/>
        </w:rPr>
        <w:t>were</w:t>
      </w:r>
      <w:r w:rsidR="00476A6E">
        <w:rPr>
          <w:sz w:val="22"/>
          <w:szCs w:val="22"/>
        </w:rPr>
        <w:t xml:space="preserve"> generated and the algorithms run again, all with the same topology.</w:t>
      </w:r>
    </w:p>
    <w:p w14:paraId="5A5DFD29" w14:textId="6809E2BD" w:rsidR="00892438" w:rsidDel="00B06725" w:rsidRDefault="00CC1251" w:rsidP="00806E8B">
      <w:pPr>
        <w:pStyle w:val="Title2"/>
        <w:jc w:val="left"/>
        <w:rPr>
          <w:del w:id="157" w:author="(s) Kieran Apps" w:date="2022-04-25T12:58:00Z"/>
          <w:sz w:val="22"/>
          <w:szCs w:val="22"/>
        </w:rPr>
      </w:pPr>
      <w:r>
        <w:rPr>
          <w:sz w:val="22"/>
          <w:szCs w:val="22"/>
        </w:rPr>
        <w:t>Upon s</w:t>
      </w:r>
      <w:r w:rsidR="0089756A">
        <w:rPr>
          <w:sz w:val="22"/>
          <w:szCs w:val="22"/>
        </w:rPr>
        <w:t xml:space="preserve">tarting this new </w:t>
      </w:r>
      <w:r w:rsidR="00B74F02">
        <w:rPr>
          <w:sz w:val="22"/>
          <w:szCs w:val="22"/>
        </w:rPr>
        <w:t>test,</w:t>
      </w:r>
      <w:r w:rsidR="0089756A">
        <w:rPr>
          <w:sz w:val="22"/>
          <w:szCs w:val="22"/>
        </w:rPr>
        <w:t xml:space="preserve"> it was evident that the car was </w:t>
      </w:r>
      <w:r>
        <w:rPr>
          <w:sz w:val="22"/>
          <w:szCs w:val="22"/>
        </w:rPr>
        <w:t>performing</w:t>
      </w:r>
      <w:r w:rsidR="0089756A">
        <w:rPr>
          <w:sz w:val="22"/>
          <w:szCs w:val="22"/>
        </w:rPr>
        <w:t xml:space="preserve"> </w:t>
      </w:r>
      <w:r w:rsidR="00B74F02">
        <w:rPr>
          <w:sz w:val="22"/>
          <w:szCs w:val="22"/>
        </w:rPr>
        <w:t>better and</w:t>
      </w:r>
      <w:r w:rsidR="0089756A">
        <w:rPr>
          <w:sz w:val="22"/>
          <w:szCs w:val="22"/>
        </w:rPr>
        <w:t xml:space="preserve"> get further </w:t>
      </w:r>
      <w:r w:rsidR="00CC3643">
        <w:rPr>
          <w:sz w:val="22"/>
          <w:szCs w:val="22"/>
        </w:rPr>
        <w:t xml:space="preserve">than ever before. Now, the cars were consistently able to make it to the same position that only a couple of exceptional and </w:t>
      </w:r>
      <w:r w:rsidR="00B74F02">
        <w:rPr>
          <w:sz w:val="22"/>
          <w:szCs w:val="22"/>
        </w:rPr>
        <w:t>‘</w:t>
      </w:r>
      <w:r w:rsidR="00CC3643">
        <w:rPr>
          <w:sz w:val="22"/>
          <w:szCs w:val="22"/>
        </w:rPr>
        <w:t>outlier</w:t>
      </w:r>
      <w:r w:rsidR="00B74F02">
        <w:rPr>
          <w:sz w:val="22"/>
          <w:szCs w:val="22"/>
        </w:rPr>
        <w:t>’</w:t>
      </w:r>
      <w:r w:rsidR="00CC3643">
        <w:rPr>
          <w:sz w:val="22"/>
          <w:szCs w:val="22"/>
        </w:rPr>
        <w:t xml:space="preserve"> cars could </w:t>
      </w:r>
      <w:r w:rsidR="00AC560A">
        <w:rPr>
          <w:sz w:val="22"/>
          <w:szCs w:val="22"/>
        </w:rPr>
        <w:t>achieve</w:t>
      </w:r>
      <w:r w:rsidR="00CC3643">
        <w:rPr>
          <w:sz w:val="22"/>
          <w:szCs w:val="22"/>
        </w:rPr>
        <w:t xml:space="preserve"> from the previous attempt</w:t>
      </w:r>
      <w:r w:rsidR="00B74F02">
        <w:rPr>
          <w:sz w:val="22"/>
          <w:szCs w:val="22"/>
        </w:rPr>
        <w:t xml:space="preserve">. </w:t>
      </w:r>
      <w:r w:rsidR="00724E02">
        <w:rPr>
          <w:sz w:val="22"/>
          <w:szCs w:val="22"/>
        </w:rPr>
        <w:t xml:space="preserve">Not only this but some individuals </w:t>
      </w:r>
      <w:r w:rsidR="00AC560A">
        <w:rPr>
          <w:sz w:val="22"/>
          <w:szCs w:val="22"/>
        </w:rPr>
        <w:t>were</w:t>
      </w:r>
      <w:r w:rsidR="00724E02">
        <w:rPr>
          <w:sz w:val="22"/>
          <w:szCs w:val="22"/>
        </w:rPr>
        <w:t xml:space="preserve"> </w:t>
      </w:r>
      <w:r w:rsidR="00527E53">
        <w:rPr>
          <w:sz w:val="22"/>
          <w:szCs w:val="22"/>
        </w:rPr>
        <w:t>also</w:t>
      </w:r>
      <w:r w:rsidR="00724E02">
        <w:rPr>
          <w:sz w:val="22"/>
          <w:szCs w:val="22"/>
        </w:rPr>
        <w:t xml:space="preserve"> able to </w:t>
      </w:r>
      <w:r w:rsidR="00527E53">
        <w:rPr>
          <w:sz w:val="22"/>
          <w:szCs w:val="22"/>
        </w:rPr>
        <w:t>reach further distances</w:t>
      </w:r>
      <w:r w:rsidR="00AC560A">
        <w:rPr>
          <w:sz w:val="22"/>
          <w:szCs w:val="22"/>
        </w:rPr>
        <w:t xml:space="preserve"> </w:t>
      </w:r>
      <w:r w:rsidR="009C0197">
        <w:rPr>
          <w:sz w:val="22"/>
          <w:szCs w:val="22"/>
        </w:rPr>
        <w:t>than the previous attempt, managing to make it to the ‘S’ shape bends of corners 9 and 10</w:t>
      </w:r>
      <w:r w:rsidR="00AC560A">
        <w:rPr>
          <w:sz w:val="22"/>
          <w:szCs w:val="22"/>
        </w:rPr>
        <w:t>. H</w:t>
      </w:r>
      <w:r w:rsidR="009C0197">
        <w:rPr>
          <w:sz w:val="22"/>
          <w:szCs w:val="22"/>
        </w:rPr>
        <w:t xml:space="preserve">owever, </w:t>
      </w:r>
      <w:r w:rsidR="00AC560A">
        <w:rPr>
          <w:sz w:val="22"/>
          <w:szCs w:val="22"/>
        </w:rPr>
        <w:t xml:space="preserve">they were still </w:t>
      </w:r>
      <w:r w:rsidR="009C0197">
        <w:rPr>
          <w:sz w:val="22"/>
          <w:szCs w:val="22"/>
        </w:rPr>
        <w:t>getting stuck here</w:t>
      </w:r>
      <w:r w:rsidR="00CC6C10">
        <w:rPr>
          <w:sz w:val="22"/>
          <w:szCs w:val="22"/>
        </w:rPr>
        <w:t xml:space="preserve"> around generation 19</w:t>
      </w:r>
      <w:r w:rsidR="009C0197">
        <w:rPr>
          <w:sz w:val="22"/>
          <w:szCs w:val="22"/>
        </w:rPr>
        <w:t xml:space="preserve">. This </w:t>
      </w:r>
      <w:r w:rsidR="00AC560A">
        <w:rPr>
          <w:sz w:val="22"/>
          <w:szCs w:val="22"/>
        </w:rPr>
        <w:t>was</w:t>
      </w:r>
      <w:r w:rsidR="009C0197">
        <w:rPr>
          <w:sz w:val="22"/>
          <w:szCs w:val="22"/>
        </w:rPr>
        <w:t xml:space="preserve"> a good improvement showing me that th</w:t>
      </w:r>
      <w:r w:rsidR="00AC560A">
        <w:rPr>
          <w:sz w:val="22"/>
          <w:szCs w:val="22"/>
        </w:rPr>
        <w:t>e</w:t>
      </w:r>
      <w:r w:rsidR="009C0197">
        <w:rPr>
          <w:sz w:val="22"/>
          <w:szCs w:val="22"/>
        </w:rPr>
        <w:t xml:space="preserve"> new fitness function was a step in the correct direction to create a successful lap and a stable autonomous vehicle using Evolutionary Learning.</w:t>
      </w:r>
      <w:ins w:id="158" w:author="(s) Kieran Apps" w:date="2022-04-25T12:59:00Z">
        <w:r w:rsidR="00B06725">
          <w:rPr>
            <w:sz w:val="22"/>
            <w:szCs w:val="22"/>
          </w:rPr>
          <w:t xml:space="preserve"> </w:t>
        </w:r>
      </w:ins>
    </w:p>
    <w:p w14:paraId="692F235B" w14:textId="1EFDE1E4" w:rsidR="009C0197" w:rsidRDefault="00CC6C10" w:rsidP="00806E8B">
      <w:pPr>
        <w:pStyle w:val="Title2"/>
        <w:jc w:val="left"/>
        <w:rPr>
          <w:sz w:val="22"/>
          <w:szCs w:val="22"/>
        </w:rPr>
      </w:pPr>
      <w:r>
        <w:rPr>
          <w:sz w:val="22"/>
          <w:szCs w:val="22"/>
        </w:rPr>
        <w:t>While on this attempt, I also tested out some</w:t>
      </w:r>
      <w:r w:rsidR="00C0401B">
        <w:rPr>
          <w:sz w:val="22"/>
          <w:szCs w:val="22"/>
        </w:rPr>
        <w:t xml:space="preserve"> </w:t>
      </w:r>
      <w:r w:rsidR="007B175C">
        <w:rPr>
          <w:sz w:val="22"/>
          <w:szCs w:val="22"/>
        </w:rPr>
        <w:t xml:space="preserve">other parameters in the network, by switching the range of the weights to better understand their </w:t>
      </w:r>
      <w:r w:rsidR="00527E53">
        <w:rPr>
          <w:sz w:val="22"/>
          <w:szCs w:val="22"/>
        </w:rPr>
        <w:t>effects</w:t>
      </w:r>
      <w:r w:rsidR="007B175C">
        <w:rPr>
          <w:sz w:val="22"/>
          <w:szCs w:val="22"/>
        </w:rPr>
        <w:t xml:space="preserve"> o</w:t>
      </w:r>
      <w:r w:rsidR="00E9644B">
        <w:rPr>
          <w:sz w:val="22"/>
          <w:szCs w:val="22"/>
        </w:rPr>
        <w:t>n</w:t>
      </w:r>
      <w:r w:rsidR="007B175C">
        <w:rPr>
          <w:sz w:val="22"/>
          <w:szCs w:val="22"/>
        </w:rPr>
        <w:t xml:space="preserve"> this DNN. </w:t>
      </w:r>
      <w:r w:rsidR="009454AE">
        <w:rPr>
          <w:sz w:val="22"/>
          <w:szCs w:val="22"/>
        </w:rPr>
        <w:t>I retried both -2 to 2 and -5 to 5, both with negative results in comparison to the -2.5 to 2.5, which was proving to be a superior set up for this use</w:t>
      </w:r>
      <w:r w:rsidR="0002796C">
        <w:rPr>
          <w:sz w:val="22"/>
          <w:szCs w:val="22"/>
        </w:rPr>
        <w:t xml:space="preserve"> </w:t>
      </w:r>
      <w:r w:rsidR="009454AE">
        <w:rPr>
          <w:sz w:val="22"/>
          <w:szCs w:val="22"/>
        </w:rPr>
        <w:t>case.</w:t>
      </w:r>
    </w:p>
    <w:p w14:paraId="4E17EAA0" w14:textId="6A3BAB66" w:rsidR="0092256E" w:rsidRDefault="0092256E" w:rsidP="00806E8B">
      <w:pPr>
        <w:pStyle w:val="Title2"/>
        <w:jc w:val="left"/>
        <w:rPr>
          <w:sz w:val="22"/>
          <w:szCs w:val="22"/>
        </w:rPr>
      </w:pPr>
      <w:r>
        <w:rPr>
          <w:sz w:val="22"/>
          <w:szCs w:val="22"/>
        </w:rPr>
        <w:t>To confirm the robustness of the weight range between -2.5 and 2.5 I switched back to this without changing any of the car</w:t>
      </w:r>
      <w:ins w:id="159" w:author="Nigel Apps" w:date="2022-04-24T19:26:00Z">
        <w:r w:rsidR="00E9644B">
          <w:rPr>
            <w:sz w:val="22"/>
            <w:szCs w:val="22"/>
          </w:rPr>
          <w:t>’</w:t>
        </w:r>
      </w:ins>
      <w:r>
        <w:rPr>
          <w:sz w:val="22"/>
          <w:szCs w:val="22"/>
        </w:rPr>
        <w:t xml:space="preserve">s network topology, meaning it </w:t>
      </w:r>
      <w:r w:rsidR="00E9644B">
        <w:rPr>
          <w:sz w:val="22"/>
          <w:szCs w:val="22"/>
        </w:rPr>
        <w:t>was</w:t>
      </w:r>
      <w:r>
        <w:rPr>
          <w:sz w:val="22"/>
          <w:szCs w:val="22"/>
        </w:rPr>
        <w:t xml:space="preserve"> still using the DNN of 3, 5 and 3 sized hidden layers.</w:t>
      </w:r>
      <w:r w:rsidR="00986CC1">
        <w:rPr>
          <w:sz w:val="22"/>
          <w:szCs w:val="22"/>
        </w:rPr>
        <w:t xml:space="preserve"> This is where a huge jump in progress was made by the car</w:t>
      </w:r>
      <w:del w:id="160" w:author="(s) Kieran Apps" w:date="2022-04-26T13:46:00Z">
        <w:r w:rsidR="00986CC1" w:rsidDel="00C31A8A">
          <w:rPr>
            <w:sz w:val="22"/>
            <w:szCs w:val="22"/>
          </w:rPr>
          <w:delText>, and</w:delText>
        </w:r>
      </w:del>
      <w:ins w:id="161" w:author="(s) Kieran Apps" w:date="2022-04-26T13:46:00Z">
        <w:r w:rsidR="00C31A8A">
          <w:rPr>
            <w:sz w:val="22"/>
            <w:szCs w:val="22"/>
          </w:rPr>
          <w:t xml:space="preserve"> and</w:t>
        </w:r>
      </w:ins>
      <w:r w:rsidR="00986CC1">
        <w:rPr>
          <w:sz w:val="22"/>
          <w:szCs w:val="22"/>
        </w:rPr>
        <w:t xml:space="preserve"> the potential of this A.I. method really became apparent.</w:t>
      </w:r>
    </w:p>
    <w:p w14:paraId="42C9F94E" w14:textId="30D5CE76" w:rsidR="00986CC1" w:rsidRDefault="00A813E5" w:rsidP="00806E8B">
      <w:pPr>
        <w:pStyle w:val="Title2"/>
        <w:jc w:val="left"/>
        <w:rPr>
          <w:sz w:val="22"/>
          <w:szCs w:val="22"/>
        </w:rPr>
      </w:pPr>
      <w:r>
        <w:rPr>
          <w:sz w:val="22"/>
          <w:szCs w:val="22"/>
        </w:rPr>
        <w:t xml:space="preserve">By only generation 7 a car made it nearly to the end of the lap, only getting caught out on the hairpin corner, an extremely tight </w:t>
      </w:r>
      <w:r w:rsidR="00D64FD9">
        <w:rPr>
          <w:sz w:val="22"/>
          <w:szCs w:val="22"/>
        </w:rPr>
        <w:t>right-hand</w:t>
      </w:r>
      <w:r>
        <w:rPr>
          <w:sz w:val="22"/>
          <w:szCs w:val="22"/>
        </w:rPr>
        <w:t xml:space="preserve"> bend. </w:t>
      </w:r>
      <w:r w:rsidR="00D64FD9">
        <w:rPr>
          <w:sz w:val="22"/>
          <w:szCs w:val="22"/>
        </w:rPr>
        <w:t>After letting the cars evolve for a few more generations the first fully successful laps were starting to begin</w:t>
      </w:r>
      <w:del w:id="162" w:author="(s) Kieran Apps" w:date="2022-04-26T13:46:00Z">
        <w:r w:rsidR="00D64FD9" w:rsidDel="00C31A8A">
          <w:rPr>
            <w:sz w:val="22"/>
            <w:szCs w:val="22"/>
          </w:rPr>
          <w:delText>, and</w:delText>
        </w:r>
      </w:del>
      <w:ins w:id="163" w:author="(s) Kieran Apps" w:date="2022-04-26T13:46:00Z">
        <w:r w:rsidR="00C31A8A">
          <w:rPr>
            <w:sz w:val="22"/>
            <w:szCs w:val="22"/>
          </w:rPr>
          <w:t xml:space="preserve"> and</w:t>
        </w:r>
      </w:ins>
      <w:r w:rsidR="00D64FD9">
        <w:rPr>
          <w:sz w:val="22"/>
          <w:szCs w:val="22"/>
        </w:rPr>
        <w:t xml:space="preserve"> the strengths of this method were </w:t>
      </w:r>
      <w:proofErr w:type="gramStart"/>
      <w:r w:rsidR="00D64FD9">
        <w:rPr>
          <w:sz w:val="22"/>
          <w:szCs w:val="22"/>
        </w:rPr>
        <w:t>very obvious</w:t>
      </w:r>
      <w:proofErr w:type="gramEnd"/>
      <w:r w:rsidR="00D64FD9">
        <w:rPr>
          <w:sz w:val="22"/>
          <w:szCs w:val="22"/>
        </w:rPr>
        <w:t>.</w:t>
      </w:r>
    </w:p>
    <w:p w14:paraId="714DFC4F" w14:textId="3F85AC9C" w:rsidR="00D64FD9" w:rsidRDefault="00D64FD9" w:rsidP="00806E8B">
      <w:pPr>
        <w:pStyle w:val="Title2"/>
        <w:jc w:val="left"/>
        <w:rPr>
          <w:sz w:val="22"/>
          <w:szCs w:val="22"/>
        </w:rPr>
      </w:pPr>
      <w:r>
        <w:rPr>
          <w:sz w:val="22"/>
          <w:szCs w:val="22"/>
        </w:rPr>
        <w:t xml:space="preserve">Within </w:t>
      </w:r>
      <w:r w:rsidR="00456F36">
        <w:rPr>
          <w:sz w:val="22"/>
          <w:szCs w:val="22"/>
        </w:rPr>
        <w:t xml:space="preserve">only 9 generations the cars were able to make it around the track avoiding collisions with any walls, proving that evolutionary learning can create successful autonomous vehicles and produce </w:t>
      </w:r>
      <w:r w:rsidR="00E9644B">
        <w:rPr>
          <w:sz w:val="22"/>
          <w:szCs w:val="22"/>
        </w:rPr>
        <w:t>them</w:t>
      </w:r>
      <w:r w:rsidR="00456F36">
        <w:rPr>
          <w:sz w:val="22"/>
          <w:szCs w:val="22"/>
        </w:rPr>
        <w:t xml:space="preserve"> extremely quickly. While</w:t>
      </w:r>
      <w:r w:rsidR="00DE267D">
        <w:rPr>
          <w:sz w:val="22"/>
          <w:szCs w:val="22"/>
        </w:rPr>
        <w:t xml:space="preserve"> </w:t>
      </w:r>
      <w:r w:rsidR="00456F36">
        <w:rPr>
          <w:sz w:val="22"/>
          <w:szCs w:val="22"/>
        </w:rPr>
        <w:t xml:space="preserve">the cars were making it all the way around, they did </w:t>
      </w:r>
      <w:r w:rsidR="00BE16D4">
        <w:rPr>
          <w:sz w:val="22"/>
          <w:szCs w:val="22"/>
        </w:rPr>
        <w:t xml:space="preserve">still </w:t>
      </w:r>
      <w:r w:rsidR="00456F36">
        <w:rPr>
          <w:sz w:val="22"/>
          <w:szCs w:val="22"/>
        </w:rPr>
        <w:t>behave slightly erratically</w:t>
      </w:r>
      <w:r w:rsidR="00BE16D4">
        <w:rPr>
          <w:sz w:val="22"/>
          <w:szCs w:val="22"/>
        </w:rPr>
        <w:t>. H</w:t>
      </w:r>
      <w:r w:rsidR="00456F36">
        <w:rPr>
          <w:sz w:val="22"/>
          <w:szCs w:val="22"/>
        </w:rPr>
        <w:t xml:space="preserve">owever, as mentioned in some papers referenced in section 2.4 of this report this GA </w:t>
      </w:r>
      <w:r w:rsidR="00456F36">
        <w:rPr>
          <w:sz w:val="22"/>
          <w:szCs w:val="22"/>
        </w:rPr>
        <w:lastRenderedPageBreak/>
        <w:t>evolution can create extremely capable ‘baseline’ cars that can then be further tweaked and perfected through small amounts of training and evolution time, much faster than any other method of learning, such</w:t>
      </w:r>
      <w:r w:rsidR="00EF04A4">
        <w:rPr>
          <w:sz w:val="22"/>
          <w:szCs w:val="22"/>
        </w:rPr>
        <w:t xml:space="preserve"> </w:t>
      </w:r>
      <w:r w:rsidR="00456F36">
        <w:rPr>
          <w:sz w:val="22"/>
          <w:szCs w:val="22"/>
        </w:rPr>
        <w:t>as supervised.</w:t>
      </w:r>
    </w:p>
    <w:p w14:paraId="248C620B" w14:textId="0472BA01" w:rsidR="006C1A36" w:rsidRDefault="00BF2DA4" w:rsidP="00806E8B">
      <w:pPr>
        <w:pStyle w:val="Title2"/>
        <w:jc w:val="left"/>
        <w:rPr>
          <w:sz w:val="22"/>
          <w:szCs w:val="22"/>
        </w:rPr>
      </w:pPr>
      <w:r>
        <w:rPr>
          <w:sz w:val="22"/>
          <w:szCs w:val="22"/>
        </w:rPr>
        <w:t xml:space="preserve">The cars were driving slower than </w:t>
      </w:r>
      <w:r w:rsidR="00BE16D4">
        <w:rPr>
          <w:sz w:val="22"/>
          <w:szCs w:val="22"/>
        </w:rPr>
        <w:t>desired,</w:t>
      </w:r>
      <w:r>
        <w:rPr>
          <w:sz w:val="22"/>
          <w:szCs w:val="22"/>
        </w:rPr>
        <w:t xml:space="preserve"> but this </w:t>
      </w:r>
      <w:r w:rsidR="00BE16D4">
        <w:rPr>
          <w:sz w:val="22"/>
          <w:szCs w:val="22"/>
        </w:rPr>
        <w:t>was</w:t>
      </w:r>
      <w:r>
        <w:rPr>
          <w:sz w:val="22"/>
          <w:szCs w:val="22"/>
        </w:rPr>
        <w:t xml:space="preserve"> to be expected since the fitness function </w:t>
      </w:r>
      <w:r w:rsidR="00BE16D4">
        <w:rPr>
          <w:sz w:val="22"/>
          <w:szCs w:val="22"/>
        </w:rPr>
        <w:t>was now</w:t>
      </w:r>
      <w:r>
        <w:rPr>
          <w:sz w:val="22"/>
          <w:szCs w:val="22"/>
        </w:rPr>
        <w:t xml:space="preserve"> judging on distance meaning the speed the car travelled </w:t>
      </w:r>
      <w:r w:rsidR="00BE16D4">
        <w:rPr>
          <w:sz w:val="22"/>
          <w:szCs w:val="22"/>
        </w:rPr>
        <w:t>was a</w:t>
      </w:r>
      <w:r>
        <w:rPr>
          <w:sz w:val="22"/>
          <w:szCs w:val="22"/>
        </w:rPr>
        <w:t xml:space="preserve"> secondary </w:t>
      </w:r>
      <w:r w:rsidR="00BE16D4">
        <w:rPr>
          <w:sz w:val="22"/>
          <w:szCs w:val="22"/>
        </w:rPr>
        <w:t xml:space="preserve">factor </w:t>
      </w:r>
      <w:r>
        <w:rPr>
          <w:sz w:val="22"/>
          <w:szCs w:val="22"/>
        </w:rPr>
        <w:t>to the actual navigation and safety (collision avoidance) of the car</w:t>
      </w:r>
      <w:r w:rsidR="00DF07AF">
        <w:rPr>
          <w:sz w:val="22"/>
          <w:szCs w:val="22"/>
        </w:rPr>
        <w:t>.</w:t>
      </w:r>
    </w:p>
    <w:p w14:paraId="51314939" w14:textId="77777777" w:rsidR="00DE267D" w:rsidRDefault="006C1A36" w:rsidP="00806E8B">
      <w:pPr>
        <w:pStyle w:val="Title2"/>
        <w:jc w:val="left"/>
        <w:rPr>
          <w:ins w:id="164" w:author="(s) Kieran Apps" w:date="2022-04-25T17:50:00Z"/>
          <w:sz w:val="22"/>
          <w:szCs w:val="22"/>
        </w:rPr>
      </w:pPr>
      <w:r>
        <w:rPr>
          <w:sz w:val="22"/>
          <w:szCs w:val="22"/>
        </w:rPr>
        <w:t xml:space="preserve">Following the evolution of cars that could navigate the track safely, I continued to let the algorithm run for another couple of generations to ensure that most cars could drive themselves at least a majority of the lap before crashing. After </w:t>
      </w:r>
      <w:r w:rsidR="00BE16D4">
        <w:rPr>
          <w:sz w:val="22"/>
          <w:szCs w:val="22"/>
        </w:rPr>
        <w:t xml:space="preserve">completion of this, </w:t>
      </w:r>
      <w:r>
        <w:rPr>
          <w:sz w:val="22"/>
          <w:szCs w:val="22"/>
        </w:rPr>
        <w:t xml:space="preserve">I then changed the fitness function to favour speed: </w:t>
      </w:r>
    </w:p>
    <w:p w14:paraId="15FB115C" w14:textId="3366646C" w:rsidR="00BF2DA4" w:rsidRDefault="006C1A36" w:rsidP="001637A8">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4122E821" w14:textId="65211271" w:rsidR="006C1A36" w:rsidRDefault="00336E00" w:rsidP="00806E8B">
      <w:pPr>
        <w:pStyle w:val="Title2"/>
        <w:jc w:val="left"/>
        <w:rPr>
          <w:sz w:val="22"/>
          <w:szCs w:val="22"/>
        </w:rPr>
      </w:pPr>
      <w:r>
        <w:rPr>
          <w:sz w:val="22"/>
          <w:szCs w:val="22"/>
        </w:rPr>
        <w:t xml:space="preserve">I also took a slight amount of inspiration from Reinforcement Learning (even though this is not </w:t>
      </w:r>
      <w:r w:rsidR="00E20AFE">
        <w:rPr>
          <w:sz w:val="22"/>
          <w:szCs w:val="22"/>
        </w:rPr>
        <w:t xml:space="preserve">a </w:t>
      </w:r>
      <w:r>
        <w:rPr>
          <w:sz w:val="22"/>
          <w:szCs w:val="22"/>
        </w:rPr>
        <w:t>RL</w:t>
      </w:r>
      <w:r w:rsidR="00E20AFE">
        <w:rPr>
          <w:sz w:val="22"/>
          <w:szCs w:val="22"/>
        </w:rPr>
        <w:t xml:space="preserve"> implementation</w:t>
      </w:r>
      <w:r>
        <w:rPr>
          <w:sz w:val="22"/>
          <w:szCs w:val="22"/>
        </w:rPr>
        <w:t>) and implemented a small punishment to a car</w:t>
      </w:r>
      <w:r w:rsidR="00BE16D4">
        <w:rPr>
          <w:sz w:val="22"/>
          <w:szCs w:val="22"/>
        </w:rPr>
        <w:t>’</w:t>
      </w:r>
      <w:r>
        <w:rPr>
          <w:sz w:val="22"/>
          <w:szCs w:val="22"/>
        </w:rPr>
        <w:t>s fitness if it did not make it a certain distance around the track. This was to remove the chance of the same issue of the first attempts where a car could drive fast but crash and still have a higher fitness than one that drive</w:t>
      </w:r>
      <w:r w:rsidR="004C561D">
        <w:rPr>
          <w:sz w:val="22"/>
          <w:szCs w:val="22"/>
        </w:rPr>
        <w:t>s</w:t>
      </w:r>
      <w:r>
        <w:rPr>
          <w:sz w:val="22"/>
          <w:szCs w:val="22"/>
        </w:rPr>
        <w:t xml:space="preserve"> the track well. </w:t>
      </w:r>
      <w:r w:rsidR="009B2E06">
        <w:rPr>
          <w:sz w:val="22"/>
          <w:szCs w:val="22"/>
        </w:rPr>
        <w:t>I did this because I want</w:t>
      </w:r>
      <w:r w:rsidR="00BE16D4">
        <w:rPr>
          <w:sz w:val="22"/>
          <w:szCs w:val="22"/>
        </w:rPr>
        <w:t>ed</w:t>
      </w:r>
      <w:r w:rsidR="009B2E06">
        <w:rPr>
          <w:sz w:val="22"/>
          <w:szCs w:val="22"/>
        </w:rPr>
        <w:t xml:space="preserve"> to keep the cars driving around the whole track, but </w:t>
      </w:r>
      <w:r w:rsidR="00BE16D4">
        <w:rPr>
          <w:sz w:val="22"/>
          <w:szCs w:val="22"/>
        </w:rPr>
        <w:t xml:space="preserve">to </w:t>
      </w:r>
      <w:r w:rsidR="009B2E06">
        <w:rPr>
          <w:sz w:val="22"/>
          <w:szCs w:val="22"/>
        </w:rPr>
        <w:t>also let the parents be the fastest possible cars, so that each generation would slowly start to improve in speed</w:t>
      </w:r>
      <w:r w:rsidR="009F5A89">
        <w:rPr>
          <w:sz w:val="22"/>
          <w:szCs w:val="22"/>
        </w:rPr>
        <w:t>, while not losing any of their navigation and safety potential for driving successful laps.</w:t>
      </w:r>
    </w:p>
    <w:p w14:paraId="618E9AB8" w14:textId="0338E44F" w:rsidR="005E6585" w:rsidRDefault="00785C84" w:rsidP="00806E8B">
      <w:pPr>
        <w:pStyle w:val="Title2"/>
        <w:jc w:val="left"/>
        <w:rPr>
          <w:sz w:val="22"/>
          <w:szCs w:val="22"/>
        </w:rPr>
      </w:pPr>
      <w:r>
        <w:rPr>
          <w:sz w:val="22"/>
          <w:szCs w:val="22"/>
        </w:rPr>
        <w:t>Allowing this new fitness function to run on the cars (without restarting, continuing from generation 11)</w:t>
      </w:r>
      <w:r w:rsidR="008E6CF5">
        <w:rPr>
          <w:sz w:val="22"/>
          <w:szCs w:val="22"/>
        </w:rPr>
        <w:t xml:space="preserve"> show</w:t>
      </w:r>
      <w:r w:rsidR="00374434">
        <w:rPr>
          <w:sz w:val="22"/>
          <w:szCs w:val="22"/>
        </w:rPr>
        <w:t>ed</w:t>
      </w:r>
      <w:r w:rsidR="008E6CF5">
        <w:rPr>
          <w:sz w:val="22"/>
          <w:szCs w:val="22"/>
        </w:rPr>
        <w:t xml:space="preserve"> some improvement to the speed and handling of the car, but only slightly. </w:t>
      </w:r>
      <w:r w:rsidR="00165CC6">
        <w:rPr>
          <w:sz w:val="22"/>
          <w:szCs w:val="22"/>
        </w:rPr>
        <w:t>This only slight improvement could be because the individuals ha</w:t>
      </w:r>
      <w:r w:rsidR="002B39A2">
        <w:rPr>
          <w:sz w:val="22"/>
          <w:szCs w:val="22"/>
        </w:rPr>
        <w:t>d</w:t>
      </w:r>
      <w:r w:rsidR="00165CC6">
        <w:rPr>
          <w:sz w:val="22"/>
          <w:szCs w:val="22"/>
        </w:rPr>
        <w:t xml:space="preserve"> already been tuned to the distance measure, such that </w:t>
      </w:r>
      <w:r w:rsidR="00040A32">
        <w:rPr>
          <w:sz w:val="22"/>
          <w:szCs w:val="22"/>
        </w:rPr>
        <w:t xml:space="preserve">it </w:t>
      </w:r>
      <w:r w:rsidR="002B39A2">
        <w:rPr>
          <w:sz w:val="22"/>
          <w:szCs w:val="22"/>
        </w:rPr>
        <w:t>was then</w:t>
      </w:r>
      <w:r w:rsidR="00165CC6">
        <w:rPr>
          <w:sz w:val="22"/>
          <w:szCs w:val="22"/>
        </w:rPr>
        <w:t xml:space="preserve"> harder to force a change to increase the speed quickly. As a result of this </w:t>
      </w:r>
      <w:r w:rsidR="002B39A2">
        <w:rPr>
          <w:sz w:val="22"/>
          <w:szCs w:val="22"/>
        </w:rPr>
        <w:t>observation</w:t>
      </w:r>
      <w:r w:rsidR="00165CC6">
        <w:rPr>
          <w:sz w:val="22"/>
          <w:szCs w:val="22"/>
        </w:rPr>
        <w:t>, I increased the mutation rate for each new individual from 1% to 5% to</w:t>
      </w:r>
      <w:r w:rsidR="002B39A2">
        <w:rPr>
          <w:sz w:val="22"/>
          <w:szCs w:val="22"/>
        </w:rPr>
        <w:t xml:space="preserve"> potentially</w:t>
      </w:r>
      <w:r w:rsidR="00165CC6">
        <w:rPr>
          <w:sz w:val="22"/>
          <w:szCs w:val="22"/>
        </w:rPr>
        <w:t xml:space="preserve"> increase the learning and explore new territory while tuning the cars for speed with this fitness function. </w:t>
      </w:r>
    </w:p>
    <w:p w14:paraId="601E51E8" w14:textId="1BF515B4" w:rsidR="00482A16" w:rsidRDefault="00482A16" w:rsidP="00806E8B">
      <w:pPr>
        <w:pStyle w:val="Title2"/>
        <w:jc w:val="left"/>
        <w:rPr>
          <w:sz w:val="22"/>
          <w:szCs w:val="22"/>
        </w:rPr>
      </w:pPr>
      <w:r>
        <w:rPr>
          <w:sz w:val="22"/>
          <w:szCs w:val="22"/>
        </w:rPr>
        <w:t>The cars were increasing their speed and becoming more stable in their behavior</w:t>
      </w:r>
      <w:r w:rsidR="00040A32">
        <w:rPr>
          <w:sz w:val="22"/>
          <w:szCs w:val="22"/>
        </w:rPr>
        <w:t xml:space="preserve">. Each car was driving </w:t>
      </w:r>
      <w:r>
        <w:rPr>
          <w:sz w:val="22"/>
          <w:szCs w:val="22"/>
        </w:rPr>
        <w:t>in a more predictable manor (the wiggling behavior was bred out) which is both safer and faster</w:t>
      </w:r>
      <w:r w:rsidR="00057264">
        <w:rPr>
          <w:sz w:val="22"/>
          <w:szCs w:val="22"/>
        </w:rPr>
        <w:t>. C</w:t>
      </w:r>
      <w:r>
        <w:rPr>
          <w:sz w:val="22"/>
          <w:szCs w:val="22"/>
        </w:rPr>
        <w:t xml:space="preserve">onstantly turning left and right while trying to drive straight is much slower than a </w:t>
      </w:r>
      <w:r w:rsidR="00DB1DAC">
        <w:rPr>
          <w:sz w:val="22"/>
          <w:szCs w:val="22"/>
        </w:rPr>
        <w:t xml:space="preserve">straight line </w:t>
      </w:r>
      <w:r w:rsidR="00057264">
        <w:rPr>
          <w:sz w:val="22"/>
          <w:szCs w:val="22"/>
        </w:rPr>
        <w:t xml:space="preserve">as </w:t>
      </w:r>
      <w:r w:rsidR="00DB1DAC">
        <w:rPr>
          <w:sz w:val="22"/>
          <w:szCs w:val="22"/>
        </w:rPr>
        <w:t>there is a larger distance to travel</w:t>
      </w:r>
      <w:r w:rsidR="0065617A">
        <w:rPr>
          <w:sz w:val="22"/>
          <w:szCs w:val="22"/>
        </w:rPr>
        <w:t xml:space="preserve"> </w:t>
      </w:r>
      <w:commentRangeStart w:id="165"/>
      <w:r w:rsidR="0065617A">
        <w:rPr>
          <w:sz w:val="22"/>
          <w:szCs w:val="22"/>
        </w:rPr>
        <w:t>with all the extra turns</w:t>
      </w:r>
      <w:r w:rsidR="00063A71">
        <w:rPr>
          <w:sz w:val="22"/>
          <w:szCs w:val="22"/>
        </w:rPr>
        <w:t xml:space="preserve"> and increased friction slowing the car down also as a result of the extra turning.</w:t>
      </w:r>
      <w:commentRangeEnd w:id="165"/>
      <w:r w:rsidR="002B39A2">
        <w:rPr>
          <w:rStyle w:val="CommentReference"/>
        </w:rPr>
        <w:commentReference w:id="165"/>
      </w:r>
    </w:p>
    <w:p w14:paraId="37F9AD9F" w14:textId="2C1F8717" w:rsidR="004E78E9" w:rsidRDefault="004E78E9" w:rsidP="00806E8B">
      <w:pPr>
        <w:pStyle w:val="Title2"/>
        <w:jc w:val="left"/>
        <w:rPr>
          <w:sz w:val="22"/>
          <w:szCs w:val="22"/>
        </w:rPr>
      </w:pPr>
      <w:r>
        <w:rPr>
          <w:sz w:val="22"/>
          <w:szCs w:val="22"/>
        </w:rPr>
        <w:t xml:space="preserve">The speed managed to improve by 2-3 speed units (measured by Unity) by generation 20, showing improvement, but </w:t>
      </w:r>
      <w:r w:rsidR="002B39A2">
        <w:rPr>
          <w:sz w:val="22"/>
          <w:szCs w:val="22"/>
        </w:rPr>
        <w:t xml:space="preserve">this was </w:t>
      </w:r>
      <w:r>
        <w:rPr>
          <w:sz w:val="22"/>
          <w:szCs w:val="22"/>
        </w:rPr>
        <w:t xml:space="preserve">very slow and </w:t>
      </w:r>
      <w:r w:rsidR="002B39A2">
        <w:rPr>
          <w:sz w:val="22"/>
          <w:szCs w:val="22"/>
        </w:rPr>
        <w:t xml:space="preserve">showed </w:t>
      </w:r>
      <w:r>
        <w:rPr>
          <w:sz w:val="22"/>
          <w:szCs w:val="22"/>
        </w:rPr>
        <w:t>limited improvement per new generation.</w:t>
      </w:r>
    </w:p>
    <w:p w14:paraId="13BD65F5" w14:textId="3EF835E1" w:rsidR="00554CCC" w:rsidRDefault="00910E74" w:rsidP="00806E8B">
      <w:pPr>
        <w:pStyle w:val="Title2"/>
        <w:jc w:val="left"/>
        <w:rPr>
          <w:sz w:val="22"/>
          <w:szCs w:val="22"/>
        </w:rPr>
      </w:pPr>
      <w:r>
        <w:rPr>
          <w:sz w:val="22"/>
          <w:szCs w:val="22"/>
        </w:rPr>
        <w:t xml:space="preserve">[V1]: </w:t>
      </w:r>
      <w:hyperlink r:id="rId31" w:history="1">
        <w:r w:rsidR="00554CCC" w:rsidRPr="00180CBF">
          <w:rPr>
            <w:rStyle w:val="Hyperlink"/>
            <w:sz w:val="22"/>
            <w:szCs w:val="22"/>
          </w:rPr>
          <w:t>https://youtu.be/NRBrf8UH1Sg?t=83</w:t>
        </w:r>
      </w:hyperlink>
    </w:p>
    <w:p w14:paraId="231AF0CC" w14:textId="77777777" w:rsidR="0006413D" w:rsidRDefault="0006413D" w:rsidP="00806E8B">
      <w:pPr>
        <w:pStyle w:val="Title2"/>
        <w:jc w:val="left"/>
        <w:rPr>
          <w:ins w:id="166" w:author="(s) Kieran Apps" w:date="2022-04-26T14:01:00Z"/>
          <w:sz w:val="22"/>
          <w:szCs w:val="22"/>
          <w:u w:val="single"/>
        </w:rPr>
      </w:pPr>
    </w:p>
    <w:p w14:paraId="6D5B0007" w14:textId="77777777" w:rsidR="0006413D" w:rsidRDefault="0006413D" w:rsidP="00806E8B">
      <w:pPr>
        <w:pStyle w:val="Title2"/>
        <w:jc w:val="left"/>
        <w:rPr>
          <w:ins w:id="167" w:author="(s) Kieran Apps" w:date="2022-04-26T14:01:00Z"/>
          <w:sz w:val="22"/>
          <w:szCs w:val="22"/>
          <w:u w:val="single"/>
        </w:rPr>
      </w:pPr>
    </w:p>
    <w:p w14:paraId="233600B7" w14:textId="5B948FBC" w:rsidR="00915E85" w:rsidRPr="00915E85" w:rsidRDefault="00915E85" w:rsidP="00806E8B">
      <w:pPr>
        <w:pStyle w:val="Title2"/>
        <w:jc w:val="left"/>
        <w:rPr>
          <w:sz w:val="22"/>
          <w:szCs w:val="22"/>
          <w:u w:val="single"/>
        </w:rPr>
      </w:pPr>
      <w:r w:rsidRPr="00915E85">
        <w:rPr>
          <w:sz w:val="22"/>
          <w:szCs w:val="22"/>
          <w:u w:val="single"/>
        </w:rPr>
        <w:lastRenderedPageBreak/>
        <w:t>Iteration 7:</w:t>
      </w:r>
    </w:p>
    <w:p w14:paraId="3A41725D" w14:textId="601F1A87" w:rsidR="00C47048" w:rsidRDefault="00B657E3" w:rsidP="00806E8B">
      <w:pPr>
        <w:pStyle w:val="Title2"/>
        <w:jc w:val="left"/>
        <w:rPr>
          <w:ins w:id="168" w:author="Nigel Apps" w:date="2022-04-24T19:44:00Z"/>
          <w:sz w:val="22"/>
          <w:szCs w:val="22"/>
        </w:rPr>
      </w:pPr>
      <w:r>
        <w:rPr>
          <w:sz w:val="22"/>
          <w:szCs w:val="22"/>
        </w:rPr>
        <w:t xml:space="preserve">Building from this experience, a new fitness function was once again devised. </w:t>
      </w:r>
      <w:r w:rsidR="00FE390A">
        <w:rPr>
          <w:sz w:val="22"/>
          <w:szCs w:val="22"/>
        </w:rPr>
        <w:t>Rather than using two fitness functions separately</w:t>
      </w:r>
      <w:del w:id="169" w:author="(s) Kieran Apps" w:date="2022-04-26T13:46:00Z">
        <w:r w:rsidR="00FE390A" w:rsidDel="00C31A8A">
          <w:rPr>
            <w:sz w:val="22"/>
            <w:szCs w:val="22"/>
          </w:rPr>
          <w:delText>, and</w:delText>
        </w:r>
      </w:del>
      <w:ins w:id="170" w:author="(s) Kieran Apps" w:date="2022-04-26T13:46:00Z">
        <w:r w:rsidR="00C31A8A">
          <w:rPr>
            <w:sz w:val="22"/>
            <w:szCs w:val="22"/>
          </w:rPr>
          <w:t xml:space="preserve"> and</w:t>
        </w:r>
      </w:ins>
      <w:r w:rsidR="00FE390A">
        <w:rPr>
          <w:sz w:val="22"/>
          <w:szCs w:val="22"/>
        </w:rPr>
        <w:t xml:space="preserve"> manually switching between them, </w:t>
      </w:r>
      <w:r w:rsidR="00A632C7">
        <w:rPr>
          <w:sz w:val="22"/>
          <w:szCs w:val="22"/>
        </w:rPr>
        <w:t xml:space="preserve">I wanted to test whether </w:t>
      </w:r>
      <w:r w:rsidR="00FE390A">
        <w:rPr>
          <w:sz w:val="22"/>
          <w:szCs w:val="22"/>
        </w:rPr>
        <w:t xml:space="preserve">the same </w:t>
      </w:r>
      <w:r w:rsidR="00A632C7">
        <w:rPr>
          <w:sz w:val="22"/>
          <w:szCs w:val="22"/>
        </w:rPr>
        <w:t>e</w:t>
      </w:r>
      <w:r w:rsidR="00FE390A">
        <w:rPr>
          <w:sz w:val="22"/>
          <w:szCs w:val="22"/>
        </w:rPr>
        <w:t>ffect c</w:t>
      </w:r>
      <w:r w:rsidR="00A632C7">
        <w:rPr>
          <w:sz w:val="22"/>
          <w:szCs w:val="22"/>
        </w:rPr>
        <w:t>ould</w:t>
      </w:r>
      <w:r w:rsidR="00FE390A">
        <w:rPr>
          <w:sz w:val="22"/>
          <w:szCs w:val="22"/>
        </w:rPr>
        <w:t xml:space="preserve"> be achieved (without needing any punishment for the cars) by combining the two functions. </w:t>
      </w:r>
      <w:r w:rsidR="006F0A75">
        <w:rPr>
          <w:sz w:val="22"/>
          <w:szCs w:val="22"/>
        </w:rPr>
        <w:t xml:space="preserve">To do this I took the two separate fitness functions for both distance and speed </w:t>
      </w:r>
      <w:r w:rsidR="003B10D7">
        <w:rPr>
          <w:sz w:val="22"/>
          <w:szCs w:val="22"/>
        </w:rPr>
        <w:t>fitness and</w:t>
      </w:r>
      <w:r w:rsidR="006F0A75">
        <w:rPr>
          <w:sz w:val="22"/>
          <w:szCs w:val="22"/>
        </w:rPr>
        <w:t xml:space="preserve"> summed them into one final fitness value. </w:t>
      </w:r>
      <w:r w:rsidR="00A632C7">
        <w:rPr>
          <w:sz w:val="22"/>
          <w:szCs w:val="22"/>
        </w:rPr>
        <w:t>I expected t</w:t>
      </w:r>
      <w:r w:rsidR="003B10D7">
        <w:rPr>
          <w:sz w:val="22"/>
          <w:szCs w:val="22"/>
        </w:rPr>
        <w:t xml:space="preserve">his would work because as cars get further </w:t>
      </w:r>
      <w:r w:rsidR="00A632C7">
        <w:rPr>
          <w:sz w:val="22"/>
          <w:szCs w:val="22"/>
        </w:rPr>
        <w:t xml:space="preserve">around the track </w:t>
      </w:r>
      <w:r w:rsidR="003B10D7">
        <w:rPr>
          <w:sz w:val="22"/>
          <w:szCs w:val="22"/>
        </w:rPr>
        <w:t xml:space="preserve">and </w:t>
      </w:r>
      <w:r w:rsidR="00A632C7">
        <w:rPr>
          <w:sz w:val="22"/>
          <w:szCs w:val="22"/>
        </w:rPr>
        <w:t>complete a full circuit</w:t>
      </w:r>
      <w:r w:rsidR="003B10D7">
        <w:rPr>
          <w:sz w:val="22"/>
          <w:szCs w:val="22"/>
        </w:rPr>
        <w:t xml:space="preserve"> the </w:t>
      </w:r>
      <w:r w:rsidR="00A632C7">
        <w:rPr>
          <w:sz w:val="22"/>
          <w:szCs w:val="22"/>
        </w:rPr>
        <w:t>re</w:t>
      </w:r>
      <w:r w:rsidR="003B10D7">
        <w:rPr>
          <w:sz w:val="22"/>
          <w:szCs w:val="22"/>
        </w:rPr>
        <w:t>main</w:t>
      </w:r>
      <w:r w:rsidR="00A632C7">
        <w:rPr>
          <w:sz w:val="22"/>
          <w:szCs w:val="22"/>
        </w:rPr>
        <w:t>ing</w:t>
      </w:r>
      <w:r w:rsidR="003B10D7">
        <w:rPr>
          <w:sz w:val="22"/>
          <w:szCs w:val="22"/>
        </w:rPr>
        <w:t xml:space="preserve"> determining factor w</w:t>
      </w:r>
      <w:r w:rsidR="00A632C7">
        <w:rPr>
          <w:sz w:val="22"/>
          <w:szCs w:val="22"/>
        </w:rPr>
        <w:t>ould only be</w:t>
      </w:r>
      <w:r w:rsidR="003B10D7">
        <w:rPr>
          <w:sz w:val="22"/>
          <w:szCs w:val="22"/>
        </w:rPr>
        <w:t xml:space="preserve"> the speed</w:t>
      </w:r>
      <w:r w:rsidR="00A632C7">
        <w:rPr>
          <w:sz w:val="22"/>
          <w:szCs w:val="22"/>
        </w:rPr>
        <w:t xml:space="preserve"> they could travel (</w:t>
      </w:r>
      <w:r w:rsidR="003B10D7">
        <w:rPr>
          <w:sz w:val="22"/>
          <w:szCs w:val="22"/>
        </w:rPr>
        <w:t>as the maximum distance the cars can travel around the track</w:t>
      </w:r>
      <w:r w:rsidR="00A632C7">
        <w:rPr>
          <w:sz w:val="22"/>
          <w:szCs w:val="22"/>
        </w:rPr>
        <w:t xml:space="preserve"> had been reached)</w:t>
      </w:r>
      <w:r w:rsidR="003B10D7">
        <w:rPr>
          <w:sz w:val="22"/>
          <w:szCs w:val="22"/>
        </w:rPr>
        <w:t xml:space="preserve">, so only the fastest will then be picked. </w:t>
      </w:r>
    </w:p>
    <w:p w14:paraId="20DC2AF7" w14:textId="3709F845" w:rsidR="00CC46A4" w:rsidRDefault="00C47048" w:rsidP="00806E8B">
      <w:pPr>
        <w:pStyle w:val="Title2"/>
        <w:jc w:val="left"/>
        <w:rPr>
          <w:sz w:val="22"/>
          <w:szCs w:val="22"/>
        </w:rPr>
      </w:pPr>
      <w:r>
        <w:rPr>
          <w:sz w:val="22"/>
          <w:szCs w:val="22"/>
        </w:rPr>
        <w:t>When starting</w:t>
      </w:r>
      <w:r w:rsidR="003B10D7">
        <w:rPr>
          <w:sz w:val="22"/>
          <w:szCs w:val="22"/>
        </w:rPr>
        <w:t xml:space="preserve"> out,</w:t>
      </w:r>
      <w:r w:rsidR="00627C1C">
        <w:rPr>
          <w:sz w:val="22"/>
          <w:szCs w:val="22"/>
        </w:rPr>
        <w:t xml:space="preserve"> this compound function </w:t>
      </w:r>
      <w:r>
        <w:rPr>
          <w:sz w:val="22"/>
          <w:szCs w:val="22"/>
        </w:rPr>
        <w:t xml:space="preserve">should </w:t>
      </w:r>
      <w:r w:rsidR="00627C1C">
        <w:rPr>
          <w:sz w:val="22"/>
          <w:szCs w:val="22"/>
        </w:rPr>
        <w:t xml:space="preserve">also work well as the values are not biased either way to speed or distance. </w:t>
      </w:r>
      <w:r>
        <w:rPr>
          <w:sz w:val="22"/>
          <w:szCs w:val="22"/>
        </w:rPr>
        <w:t>Therefore, where one</w:t>
      </w:r>
      <w:r w:rsidR="00627C1C">
        <w:rPr>
          <w:sz w:val="22"/>
          <w:szCs w:val="22"/>
        </w:rPr>
        <w:t xml:space="preserve"> car travels </w:t>
      </w:r>
      <w:r>
        <w:rPr>
          <w:sz w:val="22"/>
          <w:szCs w:val="22"/>
        </w:rPr>
        <w:t>a good distance</w:t>
      </w:r>
      <w:r w:rsidR="00627C1C">
        <w:rPr>
          <w:sz w:val="22"/>
          <w:szCs w:val="22"/>
        </w:rPr>
        <w:t xml:space="preserve"> but very slowly</w:t>
      </w:r>
      <w:del w:id="171" w:author="(s) Kieran Apps" w:date="2022-04-26T13:47:00Z">
        <w:r w:rsidR="00627C1C" w:rsidDel="00C31A8A">
          <w:rPr>
            <w:sz w:val="22"/>
            <w:szCs w:val="22"/>
          </w:rPr>
          <w:delText>, and</w:delText>
        </w:r>
      </w:del>
      <w:ins w:id="172" w:author="(s) Kieran Apps" w:date="2022-04-26T13:47:00Z">
        <w:r w:rsidR="00C31A8A">
          <w:rPr>
            <w:sz w:val="22"/>
            <w:szCs w:val="22"/>
          </w:rPr>
          <w:t xml:space="preserve"> and</w:t>
        </w:r>
      </w:ins>
      <w:r w:rsidR="00627C1C">
        <w:rPr>
          <w:sz w:val="22"/>
          <w:szCs w:val="22"/>
        </w:rPr>
        <w:t xml:space="preserve"> a</w:t>
      </w:r>
      <w:r>
        <w:rPr>
          <w:sz w:val="22"/>
          <w:szCs w:val="22"/>
        </w:rPr>
        <w:t>nother</w:t>
      </w:r>
      <w:r w:rsidR="00627C1C">
        <w:rPr>
          <w:sz w:val="22"/>
          <w:szCs w:val="22"/>
        </w:rPr>
        <w:t xml:space="preserve"> travels </w:t>
      </w:r>
      <w:r>
        <w:rPr>
          <w:sz w:val="22"/>
          <w:szCs w:val="22"/>
        </w:rPr>
        <w:t xml:space="preserve">a </w:t>
      </w:r>
      <w:r w:rsidR="00627C1C">
        <w:rPr>
          <w:sz w:val="22"/>
          <w:szCs w:val="22"/>
        </w:rPr>
        <w:t>moderate</w:t>
      </w:r>
      <w:r>
        <w:rPr>
          <w:sz w:val="22"/>
          <w:szCs w:val="22"/>
        </w:rPr>
        <w:t xml:space="preserve"> distance</w:t>
      </w:r>
      <w:r w:rsidR="00627C1C">
        <w:rPr>
          <w:sz w:val="22"/>
          <w:szCs w:val="22"/>
        </w:rPr>
        <w:t>, but fast</w:t>
      </w:r>
      <w:r w:rsidR="00420BB3">
        <w:rPr>
          <w:sz w:val="22"/>
          <w:szCs w:val="22"/>
        </w:rPr>
        <w:t>,</w:t>
      </w:r>
      <w:r w:rsidR="00627C1C">
        <w:rPr>
          <w:sz w:val="22"/>
          <w:szCs w:val="22"/>
        </w:rPr>
        <w:t xml:space="preserve"> th</w:t>
      </w:r>
      <w:r>
        <w:rPr>
          <w:sz w:val="22"/>
          <w:szCs w:val="22"/>
        </w:rPr>
        <w:t>e</w:t>
      </w:r>
      <w:r w:rsidR="00627C1C">
        <w:rPr>
          <w:sz w:val="22"/>
          <w:szCs w:val="22"/>
        </w:rPr>
        <w:t xml:space="preserve"> </w:t>
      </w:r>
      <w:r w:rsidR="00420BB3">
        <w:rPr>
          <w:sz w:val="22"/>
          <w:szCs w:val="22"/>
        </w:rPr>
        <w:t xml:space="preserve">second car </w:t>
      </w:r>
      <w:r w:rsidR="00627C1C">
        <w:rPr>
          <w:sz w:val="22"/>
          <w:szCs w:val="22"/>
        </w:rPr>
        <w:t>w</w:t>
      </w:r>
      <w:r>
        <w:rPr>
          <w:sz w:val="22"/>
          <w:szCs w:val="22"/>
        </w:rPr>
        <w:t>ould</w:t>
      </w:r>
      <w:r w:rsidR="00627C1C">
        <w:rPr>
          <w:sz w:val="22"/>
          <w:szCs w:val="22"/>
        </w:rPr>
        <w:t xml:space="preserve"> still be chosen as overall it is a much better performing car since it can navigate some of the track and can keep an acceptable pace while doing so. </w:t>
      </w:r>
      <w:r w:rsidR="00CC46A4">
        <w:rPr>
          <w:sz w:val="22"/>
          <w:szCs w:val="22"/>
        </w:rPr>
        <w:t xml:space="preserve">Breeding this individual will yield an overall faster and fitter generation by the end. </w:t>
      </w:r>
    </w:p>
    <w:p w14:paraId="74533B02" w14:textId="298232EB" w:rsidR="00237FBC" w:rsidRDefault="001351E1" w:rsidP="00806E8B">
      <w:pPr>
        <w:pStyle w:val="Title2"/>
        <w:jc w:val="left"/>
        <w:rPr>
          <w:sz w:val="22"/>
          <w:szCs w:val="22"/>
        </w:rPr>
      </w:pPr>
      <w:r>
        <w:rPr>
          <w:sz w:val="22"/>
          <w:szCs w:val="22"/>
        </w:rPr>
        <w:t>It also prevent</w:t>
      </w:r>
      <w:r w:rsidR="00C47048">
        <w:rPr>
          <w:sz w:val="22"/>
          <w:szCs w:val="22"/>
        </w:rPr>
        <w:t>s</w:t>
      </w:r>
      <w:r>
        <w:rPr>
          <w:sz w:val="22"/>
          <w:szCs w:val="22"/>
        </w:rPr>
        <w:t xml:space="preserve"> the case where a car can drive fast but only </w:t>
      </w:r>
      <w:r w:rsidR="00C47048">
        <w:rPr>
          <w:sz w:val="22"/>
          <w:szCs w:val="22"/>
        </w:rPr>
        <w:t xml:space="preserve">in a </w:t>
      </w:r>
      <w:r>
        <w:rPr>
          <w:sz w:val="22"/>
          <w:szCs w:val="22"/>
        </w:rPr>
        <w:t>straight</w:t>
      </w:r>
      <w:r w:rsidR="00C47048">
        <w:rPr>
          <w:sz w:val="22"/>
          <w:szCs w:val="22"/>
        </w:rPr>
        <w:t xml:space="preserve"> line</w:t>
      </w:r>
      <w:r>
        <w:rPr>
          <w:sz w:val="22"/>
          <w:szCs w:val="22"/>
        </w:rPr>
        <w:t xml:space="preserve"> from gaining a fitness value too high and skewing the gene pool. </w:t>
      </w:r>
    </w:p>
    <w:p w14:paraId="351B8C73" w14:textId="30FE03DA" w:rsidR="00237FBC" w:rsidRDefault="00491DAB" w:rsidP="00806E8B">
      <w:pPr>
        <w:pStyle w:val="Title2"/>
        <w:jc w:val="left"/>
        <w:rPr>
          <w:sz w:val="22"/>
          <w:szCs w:val="22"/>
        </w:rPr>
      </w:pPr>
      <w:r>
        <w:rPr>
          <w:sz w:val="22"/>
          <w:szCs w:val="22"/>
        </w:rPr>
        <w:t>New fitness function:</w:t>
      </w:r>
    </w:p>
    <w:p w14:paraId="577E55BE" w14:textId="67686250" w:rsidR="00491DAB" w:rsidRPr="00491DAB" w:rsidRDefault="00491DAB" w:rsidP="00491DAB">
      <w:pPr>
        <w:pStyle w:val="Title2"/>
        <w:rPr>
          <w:sz w:val="22"/>
          <w:szCs w:val="22"/>
        </w:rPr>
      </w:pPr>
      <m:oMathPara>
        <m:oMath>
          <m:r>
            <w:rPr>
              <w:rFonts w:ascii="Cambria Math" w:hAnsi="Cambria Math"/>
              <w:sz w:val="22"/>
              <w:szCs w:val="22"/>
            </w:rPr>
            <m:t>df=</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r>
            <w:rPr>
              <w:rFonts w:ascii="Cambria Math" w:hAnsi="Cambria Math"/>
              <w:sz w:val="22"/>
              <w:szCs w:val="22"/>
            </w:rPr>
            <m:t>-time</m:t>
          </m:r>
        </m:oMath>
      </m:oMathPara>
    </w:p>
    <w:p w14:paraId="2A9072DA" w14:textId="27EB1DB6" w:rsidR="00491DAB" w:rsidRPr="00491DAB" w:rsidRDefault="00491DAB" w:rsidP="00491DAB">
      <w:pPr>
        <w:pStyle w:val="Title2"/>
        <w:rPr>
          <w:sz w:val="22"/>
          <w:szCs w:val="22"/>
        </w:rPr>
      </w:pPr>
      <m:oMathPara>
        <m:oMath>
          <m:r>
            <w:rPr>
              <w:rFonts w:ascii="Cambria Math" w:hAnsi="Cambria Math"/>
              <w:sz w:val="22"/>
              <w:szCs w:val="22"/>
            </w:rPr>
            <m:t>sf=</m:t>
          </m:r>
          <m:f>
            <m:fPr>
              <m:ctrlPr>
                <w:rPr>
                  <w:rFonts w:ascii="Cambria Math" w:hAnsi="Cambria Math"/>
                  <w:i/>
                  <w:sz w:val="22"/>
                  <w:szCs w:val="22"/>
                </w:rPr>
              </m:ctrlPr>
            </m:fPr>
            <m:num>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10</m:t>
                      </m:r>
                    </m:den>
                  </m:f>
                </m:e>
              </m:d>
            </m:num>
            <m:den>
              <m:r>
                <w:rPr>
                  <w:rFonts w:ascii="Cambria Math" w:hAnsi="Cambria Math"/>
                  <w:sz w:val="22"/>
                  <w:szCs w:val="22"/>
                </w:rPr>
                <m:t>time</m:t>
              </m:r>
            </m:den>
          </m:f>
        </m:oMath>
      </m:oMathPara>
    </w:p>
    <w:p w14:paraId="01DFA9C9" w14:textId="1DF17CE5" w:rsidR="00491DAB" w:rsidRPr="00491DAB" w:rsidRDefault="00491DAB" w:rsidP="00491DAB">
      <w:pPr>
        <w:pStyle w:val="Title2"/>
        <w:rPr>
          <w:sz w:val="22"/>
          <w:szCs w:val="22"/>
        </w:rPr>
      </w:pPr>
      <m:oMathPara>
        <m:oMath>
          <m:r>
            <w:rPr>
              <w:rFonts w:ascii="Cambria Math" w:hAnsi="Cambria Math"/>
              <w:sz w:val="22"/>
              <w:szCs w:val="22"/>
            </w:rPr>
            <m:t>f=df+sf</m:t>
          </m:r>
        </m:oMath>
      </m:oMathPara>
    </w:p>
    <w:p w14:paraId="545111B7" w14:textId="03CBC285" w:rsidR="00491DAB" w:rsidRDefault="00E9220B" w:rsidP="00491DAB">
      <w:pPr>
        <w:pStyle w:val="Title2"/>
        <w:jc w:val="left"/>
        <w:rPr>
          <w:sz w:val="22"/>
          <w:szCs w:val="22"/>
        </w:rPr>
      </w:pPr>
      <w:r>
        <w:rPr>
          <w:sz w:val="22"/>
          <w:szCs w:val="22"/>
        </w:rPr>
        <w:t>Within the function, t</w:t>
      </w:r>
      <w:r w:rsidR="00800E7D">
        <w:rPr>
          <w:sz w:val="22"/>
          <w:szCs w:val="22"/>
        </w:rPr>
        <w:t xml:space="preserve">he </w:t>
      </w:r>
      <w:commentRangeStart w:id="173"/>
      <w:r w:rsidR="00800E7D">
        <w:rPr>
          <w:sz w:val="22"/>
          <w:szCs w:val="22"/>
        </w:rPr>
        <w:t>distance is divided by 10 as it is measured with the distance gates</w:t>
      </w:r>
      <w:r w:rsidR="00404C64">
        <w:rPr>
          <w:sz w:val="22"/>
          <w:szCs w:val="22"/>
        </w:rPr>
        <w:t xml:space="preserve"> (which have a number greater than 30,000)</w:t>
      </w:r>
      <w:r w:rsidR="00800E7D">
        <w:rPr>
          <w:sz w:val="22"/>
          <w:szCs w:val="22"/>
        </w:rPr>
        <w:t xml:space="preserve"> in Unity so by </w:t>
      </w:r>
      <w:commentRangeEnd w:id="173"/>
      <w:r w:rsidR="0058181B">
        <w:rPr>
          <w:rStyle w:val="CommentReference"/>
        </w:rPr>
        <w:commentReference w:id="173"/>
      </w:r>
      <w:r w:rsidR="00800E7D">
        <w:rPr>
          <w:sz w:val="22"/>
          <w:szCs w:val="22"/>
        </w:rPr>
        <w:t xml:space="preserve">reducing by a factor of 10, it makes the distance much more realistic and </w:t>
      </w:r>
      <w:r w:rsidR="00C47820">
        <w:rPr>
          <w:sz w:val="22"/>
          <w:szCs w:val="22"/>
        </w:rPr>
        <w:t>useable</w:t>
      </w:r>
      <w:r w:rsidR="00800E7D">
        <w:rPr>
          <w:sz w:val="22"/>
          <w:szCs w:val="22"/>
        </w:rPr>
        <w:t xml:space="preserve"> for any average speed calculations and comparisons</w:t>
      </w:r>
      <w:r w:rsidR="00C47820">
        <w:rPr>
          <w:sz w:val="22"/>
          <w:szCs w:val="22"/>
        </w:rPr>
        <w:t>.</w:t>
      </w:r>
    </w:p>
    <w:p w14:paraId="3FFC5F26" w14:textId="609D8283" w:rsidR="00C47820" w:rsidRDefault="003539EA" w:rsidP="00491DAB">
      <w:pPr>
        <w:pStyle w:val="Title2"/>
        <w:jc w:val="left"/>
        <w:rPr>
          <w:sz w:val="22"/>
          <w:szCs w:val="22"/>
        </w:rPr>
      </w:pPr>
      <w:r>
        <w:rPr>
          <w:sz w:val="22"/>
          <w:szCs w:val="22"/>
        </w:rPr>
        <w:t xml:space="preserve">The topology </w:t>
      </w:r>
      <w:r w:rsidR="0058181B">
        <w:rPr>
          <w:sz w:val="22"/>
          <w:szCs w:val="22"/>
        </w:rPr>
        <w:t>remained</w:t>
      </w:r>
      <w:r>
        <w:rPr>
          <w:sz w:val="22"/>
          <w:szCs w:val="22"/>
        </w:rPr>
        <w:t xml:space="preserve"> the same as the previous generation (3, 5, 3 and -2.5</w:t>
      </w:r>
      <w:r w:rsidR="0065575C">
        <w:rPr>
          <w:sz w:val="22"/>
          <w:szCs w:val="22"/>
        </w:rPr>
        <w:t xml:space="preserve"> </w:t>
      </w:r>
      <w:r>
        <w:rPr>
          <w:sz w:val="22"/>
          <w:szCs w:val="22"/>
        </w:rPr>
        <w:t xml:space="preserve">to 2.5), so the only change </w:t>
      </w:r>
      <w:r w:rsidR="0058181B">
        <w:rPr>
          <w:sz w:val="22"/>
          <w:szCs w:val="22"/>
        </w:rPr>
        <w:t>was</w:t>
      </w:r>
      <w:r>
        <w:rPr>
          <w:sz w:val="22"/>
          <w:szCs w:val="22"/>
        </w:rPr>
        <w:t xml:space="preserve"> th</w:t>
      </w:r>
      <w:r w:rsidR="0058181B">
        <w:rPr>
          <w:sz w:val="22"/>
          <w:szCs w:val="22"/>
        </w:rPr>
        <w:t>e</w:t>
      </w:r>
      <w:r>
        <w:rPr>
          <w:sz w:val="22"/>
          <w:szCs w:val="22"/>
        </w:rPr>
        <w:t xml:space="preserve"> improved fitness function. </w:t>
      </w:r>
      <w:r w:rsidR="00D367ED">
        <w:rPr>
          <w:sz w:val="22"/>
          <w:szCs w:val="22"/>
        </w:rPr>
        <w:t xml:space="preserve">After 13 generations cars </w:t>
      </w:r>
      <w:r w:rsidR="0058181B">
        <w:rPr>
          <w:sz w:val="22"/>
          <w:szCs w:val="22"/>
        </w:rPr>
        <w:t xml:space="preserve">were </w:t>
      </w:r>
      <w:r w:rsidR="00D367ED">
        <w:rPr>
          <w:sz w:val="22"/>
          <w:szCs w:val="22"/>
        </w:rPr>
        <w:t xml:space="preserve">starting to navigate all the way around the track showing it </w:t>
      </w:r>
      <w:r w:rsidR="0058181B">
        <w:rPr>
          <w:sz w:val="22"/>
          <w:szCs w:val="22"/>
        </w:rPr>
        <w:t>was</w:t>
      </w:r>
      <w:r w:rsidR="00D367ED">
        <w:rPr>
          <w:sz w:val="22"/>
          <w:szCs w:val="22"/>
        </w:rPr>
        <w:t xml:space="preserve"> a rapid way to evolve an A.I.</w:t>
      </w:r>
      <w:r w:rsidR="0058181B">
        <w:rPr>
          <w:sz w:val="22"/>
          <w:szCs w:val="22"/>
        </w:rPr>
        <w:t xml:space="preserve"> H</w:t>
      </w:r>
      <w:r w:rsidR="00D367ED">
        <w:rPr>
          <w:sz w:val="22"/>
          <w:szCs w:val="22"/>
        </w:rPr>
        <w:t xml:space="preserve">owever, it did take a little longer in terms of the generation count compared to the previous attempt, but this </w:t>
      </w:r>
      <w:r w:rsidR="0058181B">
        <w:rPr>
          <w:sz w:val="22"/>
          <w:szCs w:val="22"/>
        </w:rPr>
        <w:t>was</w:t>
      </w:r>
      <w:r w:rsidR="00D367ED">
        <w:rPr>
          <w:sz w:val="22"/>
          <w:szCs w:val="22"/>
        </w:rPr>
        <w:t xml:space="preserve"> to be expected as the focus is not only on </w:t>
      </w:r>
      <w:r w:rsidR="0058181B">
        <w:rPr>
          <w:sz w:val="22"/>
          <w:szCs w:val="22"/>
        </w:rPr>
        <w:t xml:space="preserve">the single measure of </w:t>
      </w:r>
      <w:r w:rsidR="00D367ED">
        <w:rPr>
          <w:sz w:val="22"/>
          <w:szCs w:val="22"/>
        </w:rPr>
        <w:t>distance</w:t>
      </w:r>
      <w:r w:rsidR="0058181B">
        <w:rPr>
          <w:sz w:val="22"/>
          <w:szCs w:val="22"/>
        </w:rPr>
        <w:t>,</w:t>
      </w:r>
      <w:r w:rsidR="00D367ED">
        <w:rPr>
          <w:sz w:val="22"/>
          <w:szCs w:val="22"/>
        </w:rPr>
        <w:t xml:space="preserve"> but also</w:t>
      </w:r>
      <w:r w:rsidR="00560AA3">
        <w:rPr>
          <w:sz w:val="22"/>
          <w:szCs w:val="22"/>
        </w:rPr>
        <w:t xml:space="preserve"> the</w:t>
      </w:r>
      <w:r w:rsidR="00D367ED">
        <w:rPr>
          <w:sz w:val="22"/>
          <w:szCs w:val="22"/>
        </w:rPr>
        <w:t xml:space="preserve"> speed.</w:t>
      </w:r>
    </w:p>
    <w:p w14:paraId="627F4084" w14:textId="33910AB3" w:rsidR="001D5ECB" w:rsidRDefault="0097256B" w:rsidP="00491DAB">
      <w:pPr>
        <w:pStyle w:val="Title2"/>
        <w:jc w:val="left"/>
        <w:rPr>
          <w:sz w:val="22"/>
          <w:szCs w:val="22"/>
        </w:rPr>
      </w:pPr>
      <w:r>
        <w:rPr>
          <w:sz w:val="22"/>
          <w:szCs w:val="22"/>
        </w:rPr>
        <w:t>The result</w:t>
      </w:r>
      <w:r w:rsidR="0058181B">
        <w:rPr>
          <w:sz w:val="22"/>
          <w:szCs w:val="22"/>
        </w:rPr>
        <w:t xml:space="preserve"> of this iteration was that the</w:t>
      </w:r>
      <w:r w:rsidR="001E4CDE">
        <w:rPr>
          <w:sz w:val="22"/>
          <w:szCs w:val="22"/>
        </w:rPr>
        <w:t xml:space="preserve"> cars </w:t>
      </w:r>
      <w:r w:rsidR="0058181B">
        <w:rPr>
          <w:sz w:val="22"/>
          <w:szCs w:val="22"/>
        </w:rPr>
        <w:t xml:space="preserve">now </w:t>
      </w:r>
      <w:r w:rsidR="001E4CDE">
        <w:rPr>
          <w:sz w:val="22"/>
          <w:szCs w:val="22"/>
        </w:rPr>
        <w:t>show</w:t>
      </w:r>
      <w:r w:rsidR="0058181B">
        <w:rPr>
          <w:sz w:val="22"/>
          <w:szCs w:val="22"/>
        </w:rPr>
        <w:t>ed</w:t>
      </w:r>
      <w:r w:rsidR="001E4CDE">
        <w:rPr>
          <w:sz w:val="22"/>
          <w:szCs w:val="22"/>
        </w:rPr>
        <w:t xml:space="preserve"> true potential</w:t>
      </w:r>
      <w:r w:rsidR="009F3231">
        <w:rPr>
          <w:sz w:val="22"/>
          <w:szCs w:val="22"/>
        </w:rPr>
        <w:t xml:space="preserve"> to deliver a good outcome</w:t>
      </w:r>
      <w:r w:rsidR="001E4CDE">
        <w:rPr>
          <w:sz w:val="22"/>
          <w:szCs w:val="22"/>
        </w:rPr>
        <w:t>, as they manag</w:t>
      </w:r>
      <w:r w:rsidR="009F3231">
        <w:rPr>
          <w:sz w:val="22"/>
          <w:szCs w:val="22"/>
        </w:rPr>
        <w:t>ed</w:t>
      </w:r>
      <w:r w:rsidR="001E4CDE">
        <w:rPr>
          <w:sz w:val="22"/>
          <w:szCs w:val="22"/>
        </w:rPr>
        <w:t xml:space="preserve"> to complete full laps and do so with a relatively good average speed. I also observed some cars accelerating </w:t>
      </w:r>
      <w:r w:rsidR="009F3231">
        <w:rPr>
          <w:sz w:val="22"/>
          <w:szCs w:val="22"/>
        </w:rPr>
        <w:t>along</w:t>
      </w:r>
      <w:r w:rsidR="001E4CDE">
        <w:rPr>
          <w:sz w:val="22"/>
          <w:szCs w:val="22"/>
        </w:rPr>
        <w:t xml:space="preserve"> the straights on the track and then slowing down for corners replicating the behavior of a real car on track, where it will accelerate whilst exiting a corner and onto a straight. </w:t>
      </w:r>
      <w:r w:rsidR="00335507">
        <w:rPr>
          <w:sz w:val="22"/>
          <w:szCs w:val="22"/>
        </w:rPr>
        <w:t>The way the cars slowed themselves down though, w</w:t>
      </w:r>
      <w:r w:rsidR="009F3231">
        <w:rPr>
          <w:sz w:val="22"/>
          <w:szCs w:val="22"/>
        </w:rPr>
        <w:t>as</w:t>
      </w:r>
      <w:r w:rsidR="00335507">
        <w:rPr>
          <w:sz w:val="22"/>
          <w:szCs w:val="22"/>
        </w:rPr>
        <w:t xml:space="preserve"> not ideal. To slow down for a corner, the car would start to wiggle </w:t>
      </w:r>
      <w:r w:rsidR="00335507">
        <w:rPr>
          <w:sz w:val="22"/>
          <w:szCs w:val="22"/>
        </w:rPr>
        <w:lastRenderedPageBreak/>
        <w:t xml:space="preserve">again, side to side while not applying </w:t>
      </w:r>
      <w:r w:rsidR="005B72E5">
        <w:rPr>
          <w:sz w:val="22"/>
          <w:szCs w:val="22"/>
        </w:rPr>
        <w:t>any</w:t>
      </w:r>
      <w:r w:rsidR="00335507">
        <w:rPr>
          <w:sz w:val="22"/>
          <w:szCs w:val="22"/>
        </w:rPr>
        <w:t xml:space="preserve"> throttle</w:t>
      </w:r>
      <w:r w:rsidR="005B72E5">
        <w:rPr>
          <w:sz w:val="22"/>
          <w:szCs w:val="22"/>
        </w:rPr>
        <w:t>, or any brake</w:t>
      </w:r>
      <w:r w:rsidR="00335507">
        <w:rPr>
          <w:sz w:val="22"/>
          <w:szCs w:val="22"/>
        </w:rPr>
        <w:t>. Th</w:t>
      </w:r>
      <w:r w:rsidR="009F3231">
        <w:rPr>
          <w:sz w:val="22"/>
          <w:szCs w:val="22"/>
        </w:rPr>
        <w:t>is</w:t>
      </w:r>
      <w:r w:rsidR="00335507">
        <w:rPr>
          <w:sz w:val="22"/>
          <w:szCs w:val="22"/>
        </w:rPr>
        <w:t xml:space="preserve"> action slowed the car down (effectively braking) due to the increased friction from turning </w:t>
      </w:r>
      <w:r w:rsidR="009F3231">
        <w:rPr>
          <w:sz w:val="22"/>
          <w:szCs w:val="22"/>
        </w:rPr>
        <w:t xml:space="preserve">constantly </w:t>
      </w:r>
      <w:r w:rsidR="00335507">
        <w:rPr>
          <w:sz w:val="22"/>
          <w:szCs w:val="22"/>
        </w:rPr>
        <w:t xml:space="preserve">and </w:t>
      </w:r>
      <w:r w:rsidR="009F3231">
        <w:rPr>
          <w:sz w:val="22"/>
          <w:szCs w:val="22"/>
        </w:rPr>
        <w:t xml:space="preserve">the </w:t>
      </w:r>
      <w:r w:rsidR="00335507">
        <w:rPr>
          <w:sz w:val="22"/>
          <w:szCs w:val="22"/>
        </w:rPr>
        <w:t>decrease</w:t>
      </w:r>
      <w:r w:rsidR="009F3231">
        <w:rPr>
          <w:sz w:val="22"/>
          <w:szCs w:val="22"/>
        </w:rPr>
        <w:t>d</w:t>
      </w:r>
      <w:r w:rsidR="00335507">
        <w:rPr>
          <w:sz w:val="22"/>
          <w:szCs w:val="22"/>
        </w:rPr>
        <w:t xml:space="preserve"> throttle input from the network</w:t>
      </w:r>
      <w:r w:rsidR="00082D39">
        <w:rPr>
          <w:sz w:val="22"/>
          <w:szCs w:val="22"/>
        </w:rPr>
        <w:t>, however, it is not ideal for real use as using the brakes and slowing down in a straight line is both safer and faster</w:t>
      </w:r>
    </w:p>
    <w:p w14:paraId="42F9AF9B" w14:textId="7DB648D0" w:rsidR="00532EC6" w:rsidRDefault="009715EE" w:rsidP="00491DAB">
      <w:pPr>
        <w:pStyle w:val="Title2"/>
        <w:jc w:val="left"/>
        <w:rPr>
          <w:sz w:val="22"/>
          <w:szCs w:val="22"/>
        </w:rPr>
      </w:pPr>
      <w:r>
        <w:rPr>
          <w:sz w:val="22"/>
          <w:szCs w:val="22"/>
        </w:rPr>
        <w:t>Overall, this car perform</w:t>
      </w:r>
      <w:r w:rsidR="00EC4F43">
        <w:rPr>
          <w:sz w:val="22"/>
          <w:szCs w:val="22"/>
        </w:rPr>
        <w:t>ed</w:t>
      </w:r>
      <w:r>
        <w:rPr>
          <w:sz w:val="22"/>
          <w:szCs w:val="22"/>
        </w:rPr>
        <w:t xml:space="preserve"> better than the </w:t>
      </w:r>
      <w:r w:rsidR="00EC4F43">
        <w:rPr>
          <w:sz w:val="22"/>
          <w:szCs w:val="22"/>
        </w:rPr>
        <w:t>previous</w:t>
      </w:r>
      <w:r>
        <w:rPr>
          <w:sz w:val="22"/>
          <w:szCs w:val="22"/>
        </w:rPr>
        <w:t xml:space="preserve"> attemp</w:t>
      </w:r>
      <w:r w:rsidR="002A0BAA">
        <w:rPr>
          <w:sz w:val="22"/>
          <w:szCs w:val="22"/>
        </w:rPr>
        <w:t>t</w:t>
      </w:r>
      <w:r>
        <w:rPr>
          <w:sz w:val="22"/>
          <w:szCs w:val="22"/>
        </w:rPr>
        <w:t xml:space="preserve"> by maintaining a much higher average speed, plus the acceleration and deceleration</w:t>
      </w:r>
      <w:r w:rsidR="00371D42">
        <w:rPr>
          <w:sz w:val="22"/>
          <w:szCs w:val="22"/>
        </w:rPr>
        <w:t xml:space="preserve"> (</w:t>
      </w:r>
      <w:r>
        <w:rPr>
          <w:sz w:val="22"/>
          <w:szCs w:val="22"/>
        </w:rPr>
        <w:t>even if performed in a less than desirable manor</w:t>
      </w:r>
      <w:r w:rsidR="00371D42">
        <w:rPr>
          <w:sz w:val="22"/>
          <w:szCs w:val="22"/>
        </w:rPr>
        <w:t>)</w:t>
      </w:r>
      <w:r>
        <w:rPr>
          <w:sz w:val="22"/>
          <w:szCs w:val="22"/>
        </w:rPr>
        <w:t xml:space="preserve"> on straights and </w:t>
      </w:r>
      <w:r w:rsidR="00EC4F43">
        <w:rPr>
          <w:sz w:val="22"/>
          <w:szCs w:val="22"/>
        </w:rPr>
        <w:t xml:space="preserve">combined with </w:t>
      </w:r>
      <w:r>
        <w:rPr>
          <w:sz w:val="22"/>
          <w:szCs w:val="22"/>
        </w:rPr>
        <w:t>the ability to make it all the way around the track indicate</w:t>
      </w:r>
      <w:r w:rsidR="00311EC4">
        <w:rPr>
          <w:sz w:val="22"/>
          <w:szCs w:val="22"/>
        </w:rPr>
        <w:t>d</w:t>
      </w:r>
      <w:r>
        <w:rPr>
          <w:sz w:val="22"/>
          <w:szCs w:val="22"/>
        </w:rPr>
        <w:t xml:space="preserve"> this as being the best attempt</w:t>
      </w:r>
      <w:del w:id="174" w:author="(s) Kieran Apps" w:date="2022-04-26T13:47:00Z">
        <w:r w:rsidDel="00C31A8A">
          <w:rPr>
            <w:sz w:val="22"/>
            <w:szCs w:val="22"/>
          </w:rPr>
          <w:delText>, and</w:delText>
        </w:r>
      </w:del>
      <w:ins w:id="175" w:author="(s) Kieran Apps" w:date="2022-04-26T13:47:00Z">
        <w:r w:rsidR="00C31A8A">
          <w:rPr>
            <w:sz w:val="22"/>
            <w:szCs w:val="22"/>
          </w:rPr>
          <w:t xml:space="preserve"> and</w:t>
        </w:r>
      </w:ins>
      <w:r>
        <w:rPr>
          <w:sz w:val="22"/>
          <w:szCs w:val="22"/>
        </w:rPr>
        <w:t xml:space="preserve"> DNN setup found so far.</w:t>
      </w:r>
    </w:p>
    <w:p w14:paraId="7E388EC0" w14:textId="77777777" w:rsidR="00857812" w:rsidRDefault="00857812" w:rsidP="00491DAB">
      <w:pPr>
        <w:pStyle w:val="Title2"/>
        <w:jc w:val="left"/>
        <w:rPr>
          <w:sz w:val="22"/>
          <w:szCs w:val="22"/>
        </w:rPr>
      </w:pPr>
    </w:p>
    <w:p w14:paraId="3EDC4EBE" w14:textId="2C41EAE6" w:rsidR="00164511" w:rsidRPr="00164511" w:rsidRDefault="001D5ECB" w:rsidP="00491DAB">
      <w:pPr>
        <w:pStyle w:val="Title2"/>
        <w:jc w:val="left"/>
        <w:rPr>
          <w:sz w:val="22"/>
          <w:szCs w:val="22"/>
          <w:u w:val="single"/>
        </w:rPr>
      </w:pPr>
      <w:r>
        <w:rPr>
          <w:sz w:val="22"/>
          <w:szCs w:val="22"/>
          <w:u w:val="single"/>
        </w:rPr>
        <w:t xml:space="preserve">Iteration 8, </w:t>
      </w:r>
      <w:r w:rsidR="00164511" w:rsidRPr="00164511">
        <w:rPr>
          <w:sz w:val="22"/>
          <w:szCs w:val="22"/>
          <w:u w:val="single"/>
        </w:rPr>
        <w:t xml:space="preserve">The </w:t>
      </w:r>
      <w:r w:rsidR="007F17A7">
        <w:rPr>
          <w:sz w:val="22"/>
          <w:szCs w:val="22"/>
          <w:u w:val="single"/>
        </w:rPr>
        <w:t>B</w:t>
      </w:r>
      <w:r w:rsidR="00164511" w:rsidRPr="00164511">
        <w:rPr>
          <w:sz w:val="22"/>
          <w:szCs w:val="22"/>
          <w:u w:val="single"/>
        </w:rPr>
        <w:t xml:space="preserve">est </w:t>
      </w:r>
      <w:r w:rsidR="007F17A7">
        <w:rPr>
          <w:sz w:val="22"/>
          <w:szCs w:val="22"/>
          <w:u w:val="single"/>
        </w:rPr>
        <w:t>A</w:t>
      </w:r>
      <w:r w:rsidR="00164511" w:rsidRPr="00164511">
        <w:rPr>
          <w:sz w:val="22"/>
          <w:szCs w:val="22"/>
          <w:u w:val="single"/>
        </w:rPr>
        <w:t>ttempt:</w:t>
      </w:r>
    </w:p>
    <w:p w14:paraId="0C20876E" w14:textId="57D81C56" w:rsidR="00213573" w:rsidRDefault="00765C16" w:rsidP="00491DAB">
      <w:pPr>
        <w:pStyle w:val="Title2"/>
        <w:jc w:val="left"/>
        <w:rPr>
          <w:sz w:val="22"/>
          <w:szCs w:val="22"/>
        </w:rPr>
      </w:pPr>
      <w:commentRangeStart w:id="176"/>
      <w:r>
        <w:rPr>
          <w:sz w:val="22"/>
          <w:szCs w:val="22"/>
        </w:rPr>
        <w:t xml:space="preserve">Continuing with the </w:t>
      </w:r>
      <w:r w:rsidR="00C7304E">
        <w:rPr>
          <w:sz w:val="22"/>
          <w:szCs w:val="22"/>
        </w:rPr>
        <w:t>3-layer</w:t>
      </w:r>
      <w:r>
        <w:rPr>
          <w:sz w:val="22"/>
          <w:szCs w:val="22"/>
        </w:rPr>
        <w:t xml:space="preserve"> DNN, I change</w:t>
      </w:r>
      <w:r w:rsidR="00311EC4">
        <w:rPr>
          <w:sz w:val="22"/>
          <w:szCs w:val="22"/>
        </w:rPr>
        <w:t>d</w:t>
      </w:r>
      <w:r>
        <w:rPr>
          <w:sz w:val="22"/>
          <w:szCs w:val="22"/>
        </w:rPr>
        <w:t xml:space="preserve"> the </w:t>
      </w:r>
      <w:r w:rsidR="00AA6A0C">
        <w:rPr>
          <w:sz w:val="22"/>
          <w:szCs w:val="22"/>
        </w:rPr>
        <w:t>number</w:t>
      </w:r>
      <w:r>
        <w:rPr>
          <w:sz w:val="22"/>
          <w:szCs w:val="22"/>
        </w:rPr>
        <w:t xml:space="preserve"> of genes (nodes) per layer </w:t>
      </w:r>
      <w:r w:rsidR="00ED45C2">
        <w:rPr>
          <w:sz w:val="22"/>
          <w:szCs w:val="22"/>
        </w:rPr>
        <w:t xml:space="preserve">to 10, 7 and 4 </w:t>
      </w:r>
      <w:proofErr w:type="gramStart"/>
      <w:r>
        <w:rPr>
          <w:sz w:val="22"/>
          <w:szCs w:val="22"/>
        </w:rPr>
        <w:t>in an attempt to</w:t>
      </w:r>
      <w:proofErr w:type="gramEnd"/>
      <w:r>
        <w:rPr>
          <w:sz w:val="22"/>
          <w:szCs w:val="22"/>
        </w:rPr>
        <w:t xml:space="preserve"> increase the ability of the car to</w:t>
      </w:r>
      <w:r w:rsidR="00812B1D">
        <w:rPr>
          <w:sz w:val="22"/>
          <w:szCs w:val="22"/>
        </w:rPr>
        <w:t xml:space="preserve"> learn</w:t>
      </w:r>
      <w:r>
        <w:rPr>
          <w:sz w:val="22"/>
          <w:szCs w:val="22"/>
        </w:rPr>
        <w:t xml:space="preserve">. </w:t>
      </w:r>
      <w:r w:rsidR="008A1B82">
        <w:rPr>
          <w:sz w:val="22"/>
          <w:szCs w:val="22"/>
        </w:rPr>
        <w:t>Totalling</w:t>
      </w:r>
      <w:r w:rsidR="00F76EEE">
        <w:rPr>
          <w:sz w:val="22"/>
          <w:szCs w:val="22"/>
        </w:rPr>
        <w:t xml:space="preserve"> to a network </w:t>
      </w:r>
      <w:r w:rsidR="00A32B1F">
        <w:rPr>
          <w:sz w:val="22"/>
          <w:szCs w:val="22"/>
        </w:rPr>
        <w:t>size of</w:t>
      </w:r>
      <w:r w:rsidR="00F76EEE">
        <w:rPr>
          <w:sz w:val="22"/>
          <w:szCs w:val="22"/>
        </w:rPr>
        <w:t xml:space="preserve"> (including the inputs and outputs): 10, 10, 7, 4, 2.</w:t>
      </w:r>
      <w:commentRangeEnd w:id="176"/>
      <w:r w:rsidR="00311EC4">
        <w:rPr>
          <w:rStyle w:val="CommentReference"/>
        </w:rPr>
        <w:commentReference w:id="176"/>
      </w:r>
    </w:p>
    <w:p w14:paraId="38BB25C7" w14:textId="47F6197F" w:rsidR="009715EE" w:rsidRDefault="00765C16" w:rsidP="00491DAB">
      <w:pPr>
        <w:pStyle w:val="Title2"/>
        <w:jc w:val="left"/>
        <w:rPr>
          <w:sz w:val="22"/>
          <w:szCs w:val="22"/>
        </w:rPr>
      </w:pPr>
      <w:r>
        <w:rPr>
          <w:sz w:val="22"/>
          <w:szCs w:val="22"/>
        </w:rPr>
        <w:t>Since I already kn</w:t>
      </w:r>
      <w:r w:rsidR="00311EC4">
        <w:rPr>
          <w:sz w:val="22"/>
          <w:szCs w:val="22"/>
        </w:rPr>
        <w:t>e</w:t>
      </w:r>
      <w:r>
        <w:rPr>
          <w:sz w:val="22"/>
          <w:szCs w:val="22"/>
        </w:rPr>
        <w:t>w how the range of weight values affect the car, I decreas</w:t>
      </w:r>
      <w:r w:rsidR="00311EC4">
        <w:rPr>
          <w:sz w:val="22"/>
          <w:szCs w:val="22"/>
        </w:rPr>
        <w:t>ed</w:t>
      </w:r>
      <w:r>
        <w:rPr>
          <w:sz w:val="22"/>
          <w:szCs w:val="22"/>
        </w:rPr>
        <w:t xml:space="preserve"> this to -2 and 2 </w:t>
      </w:r>
      <w:proofErr w:type="gramStart"/>
      <w:r>
        <w:rPr>
          <w:sz w:val="22"/>
          <w:szCs w:val="22"/>
        </w:rPr>
        <w:t>in an attempt to</w:t>
      </w:r>
      <w:proofErr w:type="gramEnd"/>
      <w:r>
        <w:rPr>
          <w:sz w:val="22"/>
          <w:szCs w:val="22"/>
        </w:rPr>
        <w:t xml:space="preserve"> decrease the wiggle when approaching corners to try and force the car to learn how to use the brakes more effectively. That</w:t>
      </w:r>
      <w:r w:rsidR="00311EC4">
        <w:rPr>
          <w:sz w:val="22"/>
          <w:szCs w:val="22"/>
        </w:rPr>
        <w:t>,</w:t>
      </w:r>
      <w:r>
        <w:rPr>
          <w:sz w:val="22"/>
          <w:szCs w:val="22"/>
        </w:rPr>
        <w:t xml:space="preserve"> in conjunction with the larger network</w:t>
      </w:r>
      <w:r w:rsidR="00311EC4">
        <w:rPr>
          <w:sz w:val="22"/>
          <w:szCs w:val="22"/>
        </w:rPr>
        <w:t>,</w:t>
      </w:r>
      <w:r>
        <w:rPr>
          <w:sz w:val="22"/>
          <w:szCs w:val="22"/>
        </w:rPr>
        <w:t xml:space="preserve"> </w:t>
      </w:r>
      <w:r w:rsidR="00311EC4">
        <w:rPr>
          <w:sz w:val="22"/>
          <w:szCs w:val="22"/>
        </w:rPr>
        <w:t>would test whether</w:t>
      </w:r>
      <w:r>
        <w:rPr>
          <w:sz w:val="22"/>
          <w:szCs w:val="22"/>
        </w:rPr>
        <w:t xml:space="preserve"> the ability </w:t>
      </w:r>
      <w:r w:rsidR="00444F2E">
        <w:rPr>
          <w:sz w:val="22"/>
          <w:szCs w:val="22"/>
        </w:rPr>
        <w:t xml:space="preserve">to </w:t>
      </w:r>
      <w:r>
        <w:rPr>
          <w:sz w:val="22"/>
          <w:szCs w:val="22"/>
        </w:rPr>
        <w:t>learn these more complex actions</w:t>
      </w:r>
      <w:r w:rsidR="00311EC4">
        <w:rPr>
          <w:sz w:val="22"/>
          <w:szCs w:val="22"/>
        </w:rPr>
        <w:t xml:space="preserve"> was improved</w:t>
      </w:r>
      <w:r>
        <w:rPr>
          <w:sz w:val="22"/>
          <w:szCs w:val="22"/>
        </w:rPr>
        <w:t>.</w:t>
      </w:r>
    </w:p>
    <w:p w14:paraId="3DD3E808" w14:textId="1E56BD36" w:rsidR="00765C16" w:rsidRDefault="00620A37" w:rsidP="00491DAB">
      <w:pPr>
        <w:pStyle w:val="Title2"/>
        <w:jc w:val="left"/>
        <w:rPr>
          <w:ins w:id="177" w:author="(s) Kieran Apps" w:date="2022-04-25T13:03:00Z"/>
          <w:sz w:val="22"/>
          <w:szCs w:val="22"/>
        </w:rPr>
      </w:pPr>
      <w:r>
        <w:rPr>
          <w:sz w:val="22"/>
          <w:szCs w:val="22"/>
        </w:rPr>
        <w:t xml:space="preserve">As expected, including more nodes within the network </w:t>
      </w:r>
      <w:r w:rsidR="00375F4B">
        <w:rPr>
          <w:sz w:val="22"/>
          <w:szCs w:val="22"/>
        </w:rPr>
        <w:t xml:space="preserve">resulted in a </w:t>
      </w:r>
      <w:r>
        <w:rPr>
          <w:sz w:val="22"/>
          <w:szCs w:val="22"/>
        </w:rPr>
        <w:t>longer train</w:t>
      </w:r>
      <w:r w:rsidR="00375F4B">
        <w:rPr>
          <w:sz w:val="22"/>
          <w:szCs w:val="22"/>
        </w:rPr>
        <w:t xml:space="preserve">ing </w:t>
      </w:r>
      <w:r w:rsidR="001812A4">
        <w:rPr>
          <w:sz w:val="22"/>
          <w:szCs w:val="22"/>
        </w:rPr>
        <w:t>time</w:t>
      </w:r>
      <w:r>
        <w:rPr>
          <w:sz w:val="22"/>
          <w:szCs w:val="22"/>
        </w:rPr>
        <w:t xml:space="preserve">, but </w:t>
      </w:r>
      <w:r w:rsidR="00375F4B">
        <w:rPr>
          <w:sz w:val="22"/>
          <w:szCs w:val="22"/>
        </w:rPr>
        <w:t>by</w:t>
      </w:r>
      <w:r>
        <w:rPr>
          <w:sz w:val="22"/>
          <w:szCs w:val="22"/>
        </w:rPr>
        <w:t xml:space="preserve"> generation 17, a car did learn the ability to use the brakes for Park bend after the long straight showing that this extended network and slight decrease in the extremity of the weight values ha</w:t>
      </w:r>
      <w:r w:rsidR="00375F4B">
        <w:rPr>
          <w:sz w:val="22"/>
          <w:szCs w:val="22"/>
        </w:rPr>
        <w:t>d</w:t>
      </w:r>
      <w:r>
        <w:rPr>
          <w:sz w:val="22"/>
          <w:szCs w:val="22"/>
        </w:rPr>
        <w:t xml:space="preserve"> improved the cars in the fashion that I had hoped to achieve</w:t>
      </w:r>
      <w:r w:rsidR="002B14F8">
        <w:rPr>
          <w:sz w:val="22"/>
          <w:szCs w:val="22"/>
        </w:rPr>
        <w:t>.</w:t>
      </w:r>
    </w:p>
    <w:p w14:paraId="2E7FC9DE" w14:textId="5337CFA7" w:rsidR="00422D1C" w:rsidRDefault="00910E74" w:rsidP="00491DAB">
      <w:pPr>
        <w:pStyle w:val="Title2"/>
        <w:jc w:val="left"/>
        <w:rPr>
          <w:sz w:val="22"/>
          <w:szCs w:val="22"/>
        </w:rPr>
      </w:pPr>
      <w:r>
        <w:rPr>
          <w:sz w:val="22"/>
          <w:szCs w:val="22"/>
        </w:rPr>
        <w:t xml:space="preserve">[V1]: </w:t>
      </w:r>
      <w:hyperlink r:id="rId32" w:history="1">
        <w:r w:rsidR="00422D1C" w:rsidRPr="00180CBF">
          <w:rPr>
            <w:rStyle w:val="Hyperlink"/>
            <w:sz w:val="22"/>
            <w:szCs w:val="22"/>
          </w:rPr>
          <w:t>https://youtu.be/NRBrf8UH1Sg?t=239</w:t>
        </w:r>
      </w:hyperlink>
    </w:p>
    <w:p w14:paraId="10F508FB" w14:textId="1DA0498A" w:rsidR="009979DA" w:rsidRDefault="009979DA" w:rsidP="00491DAB">
      <w:pPr>
        <w:pStyle w:val="Title2"/>
        <w:jc w:val="left"/>
        <w:rPr>
          <w:sz w:val="22"/>
          <w:szCs w:val="22"/>
        </w:rPr>
      </w:pPr>
      <w:r>
        <w:rPr>
          <w:sz w:val="22"/>
          <w:szCs w:val="22"/>
        </w:rPr>
        <w:t>Running for more evolutions after this point saw the cars continue to improve in their control</w:t>
      </w:r>
      <w:del w:id="178" w:author="(s) Kieran Apps" w:date="2022-04-26T13:47:00Z">
        <w:r w:rsidDel="00C31A8A">
          <w:rPr>
            <w:sz w:val="22"/>
            <w:szCs w:val="22"/>
          </w:rPr>
          <w:delText>, and</w:delText>
        </w:r>
      </w:del>
      <w:ins w:id="179" w:author="(s) Kieran Apps" w:date="2022-04-26T13:47:00Z">
        <w:r w:rsidR="00C31A8A">
          <w:rPr>
            <w:sz w:val="22"/>
            <w:szCs w:val="22"/>
          </w:rPr>
          <w:t xml:space="preserve"> and</w:t>
        </w:r>
      </w:ins>
      <w:r>
        <w:rPr>
          <w:sz w:val="22"/>
          <w:szCs w:val="22"/>
        </w:rPr>
        <w:t xml:space="preserve"> speed, although some behavior </w:t>
      </w:r>
      <w:proofErr w:type="gramStart"/>
      <w:r>
        <w:rPr>
          <w:sz w:val="22"/>
          <w:szCs w:val="22"/>
        </w:rPr>
        <w:t>similar to</w:t>
      </w:r>
      <w:proofErr w:type="gramEnd"/>
      <w:r>
        <w:rPr>
          <w:sz w:val="22"/>
          <w:szCs w:val="22"/>
        </w:rPr>
        <w:t xml:space="preserve"> the wiggling for corners did start to return. This was not to the extent of the previous attempt, so an improvement was </w:t>
      </w:r>
      <w:r w:rsidR="00421A9F">
        <w:rPr>
          <w:sz w:val="22"/>
          <w:szCs w:val="22"/>
        </w:rPr>
        <w:t>made</w:t>
      </w:r>
      <w:r>
        <w:rPr>
          <w:sz w:val="22"/>
          <w:szCs w:val="22"/>
        </w:rPr>
        <w:t xml:space="preserve"> and </w:t>
      </w:r>
      <w:r w:rsidR="00375F4B">
        <w:rPr>
          <w:sz w:val="22"/>
          <w:szCs w:val="22"/>
        </w:rPr>
        <w:t xml:space="preserve">it was also observed that </w:t>
      </w:r>
      <w:r>
        <w:rPr>
          <w:sz w:val="22"/>
          <w:szCs w:val="22"/>
        </w:rPr>
        <w:t xml:space="preserve">the cars braked during a corner if they were </w:t>
      </w:r>
      <w:r w:rsidR="00375F4B">
        <w:rPr>
          <w:sz w:val="22"/>
          <w:szCs w:val="22"/>
        </w:rPr>
        <w:t xml:space="preserve">travelling </w:t>
      </w:r>
      <w:r>
        <w:rPr>
          <w:sz w:val="22"/>
          <w:szCs w:val="22"/>
        </w:rPr>
        <w:t xml:space="preserve">too fast </w:t>
      </w:r>
      <w:r w:rsidR="00375F4B">
        <w:rPr>
          <w:sz w:val="22"/>
          <w:szCs w:val="22"/>
        </w:rPr>
        <w:t>in</w:t>
      </w:r>
      <w:r>
        <w:rPr>
          <w:sz w:val="22"/>
          <w:szCs w:val="22"/>
        </w:rPr>
        <w:t xml:space="preserve"> th</w:t>
      </w:r>
      <w:r w:rsidR="00C147C4">
        <w:rPr>
          <w:sz w:val="22"/>
          <w:szCs w:val="22"/>
        </w:rPr>
        <w:t>at</w:t>
      </w:r>
      <w:r>
        <w:rPr>
          <w:sz w:val="22"/>
          <w:szCs w:val="22"/>
        </w:rPr>
        <w:t xml:space="preserve"> corner. Whilst this is not ideal on a real track with real cars at high speeds, for this simulation it did not cause </w:t>
      </w:r>
      <w:r w:rsidR="00F30EB2">
        <w:rPr>
          <w:sz w:val="22"/>
          <w:szCs w:val="22"/>
        </w:rPr>
        <w:t xml:space="preserve">an </w:t>
      </w:r>
      <w:r>
        <w:rPr>
          <w:sz w:val="22"/>
          <w:szCs w:val="22"/>
        </w:rPr>
        <w:t>issue</w:t>
      </w:r>
      <w:del w:id="180" w:author="(s) Kieran Apps" w:date="2022-04-26T13:47:00Z">
        <w:r w:rsidDel="00C31A8A">
          <w:rPr>
            <w:sz w:val="22"/>
            <w:szCs w:val="22"/>
          </w:rPr>
          <w:delText>, and</w:delText>
        </w:r>
      </w:del>
      <w:ins w:id="181" w:author="(s) Kieran Apps" w:date="2022-04-26T13:47:00Z">
        <w:r w:rsidR="00C31A8A">
          <w:rPr>
            <w:sz w:val="22"/>
            <w:szCs w:val="22"/>
          </w:rPr>
          <w:t xml:space="preserve"> and</w:t>
        </w:r>
      </w:ins>
      <w:r>
        <w:rPr>
          <w:sz w:val="22"/>
          <w:szCs w:val="22"/>
        </w:rPr>
        <w:t xml:space="preserve"> was still able to show the ability of the A.I. to learn the more advanced controls of the cars</w:t>
      </w:r>
      <w:r w:rsidR="000867F7">
        <w:rPr>
          <w:sz w:val="22"/>
          <w:szCs w:val="22"/>
        </w:rPr>
        <w:t xml:space="preserve"> such as braking</w:t>
      </w:r>
      <w:r>
        <w:rPr>
          <w:sz w:val="22"/>
          <w:szCs w:val="22"/>
        </w:rPr>
        <w:t xml:space="preserve">. </w:t>
      </w:r>
    </w:p>
    <w:p w14:paraId="1D9E7E37" w14:textId="1F262E7C" w:rsidR="00422D1C" w:rsidRDefault="00910E74" w:rsidP="00491DAB">
      <w:pPr>
        <w:pStyle w:val="Title2"/>
        <w:jc w:val="left"/>
        <w:rPr>
          <w:sz w:val="22"/>
          <w:szCs w:val="22"/>
        </w:rPr>
      </w:pPr>
      <w:r>
        <w:rPr>
          <w:sz w:val="22"/>
          <w:szCs w:val="22"/>
        </w:rPr>
        <w:t xml:space="preserve">[V1]: </w:t>
      </w:r>
      <w:hyperlink r:id="rId33" w:history="1">
        <w:r w:rsidR="00422D1C" w:rsidRPr="00180CBF">
          <w:rPr>
            <w:rStyle w:val="Hyperlink"/>
            <w:sz w:val="22"/>
            <w:szCs w:val="22"/>
          </w:rPr>
          <w:t>https://youtu.be/NRBrf8UH1Sg?t=281</w:t>
        </w:r>
      </w:hyperlink>
    </w:p>
    <w:p w14:paraId="18A1EDFA" w14:textId="72F378BA" w:rsidR="00263AD8" w:rsidDel="00570052" w:rsidRDefault="00CD164C" w:rsidP="00DC4538">
      <w:pPr>
        <w:pStyle w:val="Title2"/>
        <w:jc w:val="left"/>
        <w:rPr>
          <w:del w:id="182" w:author="(s) Kieran Apps" w:date="2022-04-26T14:02:00Z"/>
          <w:u w:val="single"/>
        </w:rPr>
      </w:pPr>
      <w:r>
        <w:rPr>
          <w:sz w:val="22"/>
          <w:szCs w:val="22"/>
        </w:rPr>
        <w:t>Out of the numerous different set ups for parameters and network topologies, t</w:t>
      </w:r>
      <w:r w:rsidR="00160718">
        <w:rPr>
          <w:sz w:val="22"/>
          <w:szCs w:val="22"/>
        </w:rPr>
        <w:t xml:space="preserve">his set up </w:t>
      </w:r>
      <w:r w:rsidR="00F66132">
        <w:rPr>
          <w:sz w:val="22"/>
          <w:szCs w:val="22"/>
        </w:rPr>
        <w:t xml:space="preserve">delivered </w:t>
      </w:r>
      <w:r w:rsidR="00160718">
        <w:rPr>
          <w:sz w:val="22"/>
          <w:szCs w:val="22"/>
        </w:rPr>
        <w:t xml:space="preserve">the best </w:t>
      </w:r>
      <w:r w:rsidR="00F66132">
        <w:rPr>
          <w:sz w:val="22"/>
          <w:szCs w:val="22"/>
        </w:rPr>
        <w:t xml:space="preserve">outcome </w:t>
      </w:r>
      <w:r w:rsidR="00160718">
        <w:rPr>
          <w:sz w:val="22"/>
          <w:szCs w:val="22"/>
        </w:rPr>
        <w:t xml:space="preserve">for the </w:t>
      </w:r>
      <w:r w:rsidR="0021690D">
        <w:rPr>
          <w:sz w:val="22"/>
          <w:szCs w:val="22"/>
        </w:rPr>
        <w:t xml:space="preserve">cars </w:t>
      </w:r>
      <w:r w:rsidR="00F66132">
        <w:rPr>
          <w:sz w:val="22"/>
          <w:szCs w:val="22"/>
        </w:rPr>
        <w:t xml:space="preserve">being </w:t>
      </w:r>
      <w:r w:rsidR="00160718">
        <w:rPr>
          <w:sz w:val="22"/>
          <w:szCs w:val="22"/>
        </w:rPr>
        <w:t xml:space="preserve">able to produce the highest </w:t>
      </w:r>
      <w:r w:rsidR="00F66132">
        <w:rPr>
          <w:sz w:val="22"/>
          <w:szCs w:val="22"/>
        </w:rPr>
        <w:t xml:space="preserve">overall </w:t>
      </w:r>
      <w:r w:rsidR="00160718">
        <w:rPr>
          <w:sz w:val="22"/>
          <w:szCs w:val="22"/>
        </w:rPr>
        <w:t>fitness value</w:t>
      </w:r>
      <w:r w:rsidR="00F66132">
        <w:rPr>
          <w:sz w:val="22"/>
          <w:szCs w:val="22"/>
        </w:rPr>
        <w:t xml:space="preserve"> (</w:t>
      </w:r>
      <w:proofErr w:type="gramStart"/>
      <w:r w:rsidR="00F66132">
        <w:rPr>
          <w:sz w:val="22"/>
          <w:szCs w:val="22"/>
        </w:rPr>
        <w:t>i.e.</w:t>
      </w:r>
      <w:proofErr w:type="gramEnd"/>
      <w:r w:rsidR="00160718">
        <w:rPr>
          <w:sz w:val="22"/>
          <w:szCs w:val="22"/>
        </w:rPr>
        <w:t xml:space="preserve"> for its best car</w:t>
      </w:r>
      <w:r w:rsidR="002C08F3">
        <w:rPr>
          <w:sz w:val="22"/>
          <w:szCs w:val="22"/>
        </w:rPr>
        <w:t>)</w:t>
      </w:r>
      <w:r w:rsidR="00160718">
        <w:rPr>
          <w:sz w:val="22"/>
          <w:szCs w:val="22"/>
        </w:rPr>
        <w:t>.</w:t>
      </w:r>
      <w:r w:rsidR="00926C88">
        <w:rPr>
          <w:sz w:val="22"/>
          <w:szCs w:val="22"/>
        </w:rPr>
        <w:t xml:space="preserve"> </w:t>
      </w:r>
      <w:r w:rsidR="0021690D">
        <w:rPr>
          <w:sz w:val="22"/>
          <w:szCs w:val="22"/>
        </w:rPr>
        <w:t xml:space="preserve"> </w:t>
      </w:r>
      <w:r w:rsidR="00DE06C0">
        <w:rPr>
          <w:sz w:val="22"/>
          <w:szCs w:val="22"/>
        </w:rPr>
        <w:t>V</w:t>
      </w:r>
      <w:r w:rsidR="0021690D">
        <w:rPr>
          <w:sz w:val="22"/>
          <w:szCs w:val="22"/>
        </w:rPr>
        <w:t xml:space="preserve">iewing the simulation running, this attempt </w:t>
      </w:r>
      <w:r w:rsidR="002C08F3">
        <w:rPr>
          <w:sz w:val="22"/>
          <w:szCs w:val="22"/>
        </w:rPr>
        <w:t xml:space="preserve">subjectively </w:t>
      </w:r>
      <w:r w:rsidR="0021690D">
        <w:rPr>
          <w:sz w:val="22"/>
          <w:szCs w:val="22"/>
        </w:rPr>
        <w:t xml:space="preserve">produced </w:t>
      </w:r>
      <w:r w:rsidR="002C08F3">
        <w:rPr>
          <w:sz w:val="22"/>
          <w:szCs w:val="22"/>
        </w:rPr>
        <w:t xml:space="preserve">the cars with </w:t>
      </w:r>
      <w:r w:rsidR="0021690D">
        <w:rPr>
          <w:sz w:val="22"/>
          <w:szCs w:val="22"/>
        </w:rPr>
        <w:t xml:space="preserve">the best visual </w:t>
      </w:r>
      <w:r w:rsidR="00DE06C0">
        <w:rPr>
          <w:sz w:val="22"/>
          <w:szCs w:val="22"/>
        </w:rPr>
        <w:t>performance,</w:t>
      </w:r>
      <w:r w:rsidR="0021690D">
        <w:rPr>
          <w:sz w:val="22"/>
          <w:szCs w:val="22"/>
        </w:rPr>
        <w:t xml:space="preserve"> not just </w:t>
      </w:r>
      <w:r w:rsidR="002C08F3">
        <w:rPr>
          <w:sz w:val="22"/>
          <w:szCs w:val="22"/>
        </w:rPr>
        <w:t xml:space="preserve">delivering </w:t>
      </w:r>
      <w:r w:rsidR="0021690D">
        <w:rPr>
          <w:sz w:val="22"/>
          <w:szCs w:val="22"/>
        </w:rPr>
        <w:t xml:space="preserve">a </w:t>
      </w:r>
      <w:r w:rsidR="002C08F3">
        <w:rPr>
          <w:sz w:val="22"/>
          <w:szCs w:val="22"/>
        </w:rPr>
        <w:t xml:space="preserve">higher </w:t>
      </w:r>
      <w:r w:rsidR="0021690D">
        <w:rPr>
          <w:sz w:val="22"/>
          <w:szCs w:val="22"/>
        </w:rPr>
        <w:t>fitness value. The cars drive well,</w:t>
      </w:r>
      <w:r w:rsidR="000E4FB3">
        <w:rPr>
          <w:sz w:val="22"/>
          <w:szCs w:val="22"/>
        </w:rPr>
        <w:t xml:space="preserve"> they</w:t>
      </w:r>
      <w:r w:rsidR="0021690D">
        <w:rPr>
          <w:sz w:val="22"/>
          <w:szCs w:val="22"/>
        </w:rPr>
        <w:t xml:space="preserve"> accelerate, brake and drive themselves around the track </w:t>
      </w:r>
      <w:r w:rsidR="000E4FB3">
        <w:rPr>
          <w:sz w:val="22"/>
          <w:szCs w:val="22"/>
        </w:rPr>
        <w:t>quickly and safely</w:t>
      </w:r>
      <w:r w:rsidR="00C83209">
        <w:rPr>
          <w:sz w:val="22"/>
          <w:szCs w:val="22"/>
        </w:rPr>
        <w:t xml:space="preserve"> (avoiding collisions with the walls)</w:t>
      </w:r>
      <w:r w:rsidR="007D71BF">
        <w:rPr>
          <w:sz w:val="22"/>
          <w:szCs w:val="22"/>
        </w:rPr>
        <w:t>,</w:t>
      </w:r>
      <w:r w:rsidR="000E4FB3">
        <w:rPr>
          <w:sz w:val="22"/>
          <w:szCs w:val="22"/>
        </w:rPr>
        <w:t xml:space="preserve"> </w:t>
      </w:r>
      <w:r w:rsidR="0021690D">
        <w:rPr>
          <w:sz w:val="22"/>
          <w:szCs w:val="22"/>
        </w:rPr>
        <w:t xml:space="preserve">with some </w:t>
      </w:r>
      <w:r w:rsidR="002C08F3">
        <w:rPr>
          <w:sz w:val="22"/>
          <w:szCs w:val="22"/>
        </w:rPr>
        <w:t xml:space="preserve">persistence to the minor </w:t>
      </w:r>
      <w:commentRangeStart w:id="183"/>
      <w:r w:rsidR="0021690D">
        <w:rPr>
          <w:sz w:val="22"/>
          <w:szCs w:val="22"/>
        </w:rPr>
        <w:t xml:space="preserve">imperfections </w:t>
      </w:r>
      <w:r w:rsidR="00E34348">
        <w:rPr>
          <w:sz w:val="22"/>
          <w:szCs w:val="22"/>
        </w:rPr>
        <w:t>such as the wiggle before entering a corner</w:t>
      </w:r>
      <w:commentRangeEnd w:id="183"/>
      <w:r w:rsidR="002C08F3">
        <w:rPr>
          <w:rStyle w:val="CommentReference"/>
        </w:rPr>
        <w:commentReference w:id="183"/>
      </w:r>
      <w:del w:id="184" w:author="(s) Kieran Apps" w:date="2022-04-26T13:47:00Z">
        <w:r w:rsidR="00A610DA" w:rsidDel="00C31A8A">
          <w:rPr>
            <w:sz w:val="22"/>
            <w:szCs w:val="22"/>
          </w:rPr>
          <w:delText>, and</w:delText>
        </w:r>
      </w:del>
      <w:ins w:id="185" w:author="(s) Kieran Apps" w:date="2022-04-26T13:47:00Z">
        <w:r w:rsidR="00C31A8A">
          <w:rPr>
            <w:sz w:val="22"/>
            <w:szCs w:val="22"/>
          </w:rPr>
          <w:t xml:space="preserve"> and</w:t>
        </w:r>
      </w:ins>
      <w:r w:rsidR="00A610DA">
        <w:rPr>
          <w:sz w:val="22"/>
          <w:szCs w:val="22"/>
        </w:rPr>
        <w:t xml:space="preserve"> late turning</w:t>
      </w:r>
      <w:r w:rsidR="00E34348">
        <w:rPr>
          <w:sz w:val="22"/>
          <w:szCs w:val="22"/>
        </w:rPr>
        <w:t>.</w:t>
      </w:r>
      <w:r w:rsidR="00012DDC">
        <w:rPr>
          <w:sz w:val="22"/>
          <w:szCs w:val="22"/>
        </w:rPr>
        <w:t xml:space="preserve"> </w:t>
      </w:r>
      <w:r w:rsidR="00E34348">
        <w:rPr>
          <w:sz w:val="22"/>
          <w:szCs w:val="22"/>
        </w:rPr>
        <w:t xml:space="preserve"> </w:t>
      </w:r>
    </w:p>
    <w:p w14:paraId="016B6100" w14:textId="77777777" w:rsidR="00570052" w:rsidRPr="00491DAB" w:rsidRDefault="00570052" w:rsidP="00491DAB">
      <w:pPr>
        <w:pStyle w:val="Title2"/>
        <w:jc w:val="left"/>
        <w:rPr>
          <w:ins w:id="186" w:author="(s) Kieran Apps" w:date="2022-04-26T14:02:00Z"/>
          <w:sz w:val="22"/>
          <w:szCs w:val="22"/>
        </w:rPr>
      </w:pPr>
    </w:p>
    <w:p w14:paraId="0FE9DC5E" w14:textId="2BB40E0C" w:rsidR="0093781B" w:rsidRDefault="00B6722D" w:rsidP="00DC4538">
      <w:pPr>
        <w:pStyle w:val="Title2"/>
        <w:jc w:val="left"/>
        <w:rPr>
          <w:ins w:id="187" w:author="(s) Kieran Apps" w:date="2022-04-26T13:57:00Z"/>
          <w:u w:val="single"/>
        </w:rPr>
      </w:pPr>
      <w:r>
        <w:rPr>
          <w:u w:val="single"/>
        </w:rPr>
        <w:lastRenderedPageBreak/>
        <w:t>5.2 Comparisons to the real world</w:t>
      </w:r>
    </w:p>
    <w:p w14:paraId="3022617D" w14:textId="31FCCE88" w:rsidR="009D1F2D" w:rsidRPr="009D1F2D" w:rsidRDefault="00A35BE6" w:rsidP="009D1F2D">
      <w:pPr>
        <w:pStyle w:val="Title2"/>
        <w:rPr>
          <w:ins w:id="188" w:author="(s) Kieran Apps" w:date="2022-04-26T13:53:00Z"/>
          <w:sz w:val="22"/>
          <w:szCs w:val="22"/>
          <w:rPrChange w:id="189" w:author="(s) Kieran Apps" w:date="2022-04-26T13:58:00Z">
            <w:rPr>
              <w:ins w:id="190" w:author="(s) Kieran Apps" w:date="2022-04-26T13:53:00Z"/>
              <w:u w:val="single"/>
            </w:rPr>
          </w:rPrChange>
        </w:rPr>
        <w:pPrChange w:id="191" w:author="(s) Kieran Apps" w:date="2022-04-26T13:57:00Z">
          <w:pPr>
            <w:pStyle w:val="Title2"/>
            <w:jc w:val="left"/>
          </w:pPr>
        </w:pPrChange>
      </w:pPr>
      <w:ins w:id="192" w:author="(s) Kieran Apps" w:date="2022-04-26T14:04:00Z">
        <w:r w:rsidRPr="009D1F2D">
          <w:rPr>
            <w:noProof/>
            <w:sz w:val="22"/>
            <w:szCs w:val="22"/>
            <w:rPrChange w:id="193" w:author="(s) Kieran Apps" w:date="2022-04-26T13:58:00Z">
              <w:rPr>
                <w:noProof/>
                <w:u w:val="single"/>
              </w:rPr>
            </w:rPrChange>
          </w:rPr>
          <w:drawing>
            <wp:anchor distT="0" distB="0" distL="114300" distR="114300" simplePos="0" relativeHeight="251670528" behindDoc="0" locked="0" layoutInCell="1" allowOverlap="1" wp14:anchorId="6E5C40EF" wp14:editId="4A8C0CAD">
              <wp:simplePos x="0" y="0"/>
              <wp:positionH relativeFrom="margin">
                <wp:align>right</wp:align>
              </wp:positionH>
              <wp:positionV relativeFrom="paragraph">
                <wp:posOffset>2025255</wp:posOffset>
              </wp:positionV>
              <wp:extent cx="3648710" cy="2432050"/>
              <wp:effectExtent l="0" t="0" r="8890" b="6350"/>
              <wp:wrapTopAndBottom/>
              <wp:docPr id="17" name="Picture 17" descr="A white car on a roa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car on a road&#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48710" cy="2432050"/>
                      </a:xfrm>
                      <a:prstGeom prst="rect">
                        <a:avLst/>
                      </a:prstGeom>
                    </pic:spPr>
                  </pic:pic>
                </a:graphicData>
              </a:graphic>
              <wp14:sizeRelH relativeFrom="page">
                <wp14:pctWidth>0</wp14:pctWidth>
              </wp14:sizeRelH>
              <wp14:sizeRelV relativeFrom="page">
                <wp14:pctHeight>0</wp14:pctHeight>
              </wp14:sizeRelV>
            </wp:anchor>
          </w:drawing>
        </w:r>
      </w:ins>
      <w:ins w:id="194" w:author="(s) Kieran Apps" w:date="2022-04-26T14:03:00Z">
        <w:r w:rsidRPr="00A35BE6">
          <w:rPr>
            <w:sz w:val="22"/>
            <w:szCs w:val="22"/>
          </w:rPr>
          <w:drawing>
            <wp:anchor distT="0" distB="0" distL="114300" distR="114300" simplePos="0" relativeHeight="251668480" behindDoc="0" locked="0" layoutInCell="1" allowOverlap="1" wp14:anchorId="44E50B6A" wp14:editId="7AA4E65A">
              <wp:simplePos x="0" y="0"/>
              <wp:positionH relativeFrom="margin">
                <wp:align>left</wp:align>
              </wp:positionH>
              <wp:positionV relativeFrom="paragraph">
                <wp:posOffset>352616</wp:posOffset>
              </wp:positionV>
              <wp:extent cx="3601085" cy="2104390"/>
              <wp:effectExtent l="0" t="0" r="0" b="0"/>
              <wp:wrapTopAndBottom/>
              <wp:docPr id="18" name="Picture 18" descr="A picture containing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ransport, car&#10;&#10;Description automatically generated"/>
                      <pic:cNvPicPr/>
                    </pic:nvPicPr>
                    <pic:blipFill rotWithShape="1">
                      <a:blip r:embed="rId35">
                        <a:extLst>
                          <a:ext uri="{28A0092B-C50C-407E-A947-70E740481C1C}">
                            <a14:useLocalDpi xmlns:a14="http://schemas.microsoft.com/office/drawing/2010/main" val="0"/>
                          </a:ext>
                        </a:extLst>
                      </a:blip>
                      <a:srcRect l="9778" t="10187" r="11990" b="9711"/>
                      <a:stretch/>
                    </pic:blipFill>
                    <pic:spPr bwMode="auto">
                      <a:xfrm>
                        <a:off x="0" y="0"/>
                        <a:ext cx="3601085" cy="2104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95" w:author="(s) Kieran Apps" w:date="2022-04-26T14:04:00Z">
        <w:r w:rsidRPr="009D1F2D">
          <w:rPr>
            <w:sz w:val="22"/>
            <w:szCs w:val="22"/>
            <w:rPrChange w:id="196" w:author="(s) Kieran Apps" w:date="2022-04-26T13:58:00Z">
              <w:rPr>
                <w:sz w:val="22"/>
                <w:szCs w:val="22"/>
              </w:rPr>
            </w:rPrChange>
          </w:rPr>
          <w:t xml:space="preserve"> </w:t>
        </w:r>
      </w:ins>
      <w:ins w:id="197" w:author="(s) Kieran Apps" w:date="2022-04-26T13:57:00Z">
        <w:r w:rsidR="009D1F2D" w:rsidRPr="009D1F2D">
          <w:rPr>
            <w:sz w:val="22"/>
            <w:szCs w:val="22"/>
            <w:rPrChange w:id="198" w:author="(s) Kieran Apps" w:date="2022-04-26T13:58:00Z">
              <w:rPr>
                <w:u w:val="single"/>
              </w:rPr>
            </w:rPrChange>
          </w:rPr>
          <w:t xml:space="preserve">Figure </w:t>
        </w:r>
      </w:ins>
      <w:ins w:id="199" w:author="(s) Kieran Apps" w:date="2022-04-26T13:58:00Z">
        <w:r w:rsidR="009D1F2D" w:rsidRPr="009D1F2D">
          <w:rPr>
            <w:sz w:val="22"/>
            <w:szCs w:val="22"/>
            <w:rPrChange w:id="200" w:author="(s) Kieran Apps" w:date="2022-04-26T13:58:00Z">
              <w:rPr>
                <w:u w:val="single"/>
              </w:rPr>
            </w:rPrChange>
          </w:rPr>
          <w:t>16: Image of both simulated and real cars</w:t>
        </w:r>
      </w:ins>
      <w:ins w:id="201" w:author="(s) Kieran Apps" w:date="2022-04-26T14:03:00Z">
        <w:r w:rsidRPr="00A35BE6">
          <w:rPr>
            <w:noProof/>
          </w:rPr>
          <w:t xml:space="preserve"> </w:t>
        </w:r>
      </w:ins>
    </w:p>
    <w:p w14:paraId="5D686793" w14:textId="24502734" w:rsidR="00C85A63" w:rsidRDefault="00C85A63" w:rsidP="00DC4538">
      <w:pPr>
        <w:pStyle w:val="Title2"/>
        <w:jc w:val="left"/>
        <w:rPr>
          <w:u w:val="single"/>
        </w:rPr>
      </w:pPr>
    </w:p>
    <w:p w14:paraId="542DD04C" w14:textId="44A67077" w:rsidR="00A35BE6" w:rsidRDefault="00A35BE6" w:rsidP="00DC4538">
      <w:pPr>
        <w:pStyle w:val="Title2"/>
        <w:jc w:val="left"/>
        <w:rPr>
          <w:ins w:id="202" w:author="(s) Kieran Apps" w:date="2022-04-26T14:04:00Z"/>
          <w:sz w:val="22"/>
          <w:szCs w:val="22"/>
        </w:rPr>
      </w:pPr>
    </w:p>
    <w:p w14:paraId="4F224A5C" w14:textId="13A814D7" w:rsidR="00B34075" w:rsidRDefault="00556E4D" w:rsidP="00DC4538">
      <w:pPr>
        <w:pStyle w:val="Title2"/>
        <w:jc w:val="left"/>
        <w:rPr>
          <w:sz w:val="22"/>
          <w:szCs w:val="22"/>
        </w:rPr>
      </w:pPr>
      <w:r>
        <w:rPr>
          <w:sz w:val="22"/>
          <w:szCs w:val="22"/>
        </w:rPr>
        <w:t xml:space="preserve">On </w:t>
      </w:r>
      <w:r w:rsidR="002C08F3">
        <w:rPr>
          <w:sz w:val="22"/>
          <w:szCs w:val="22"/>
        </w:rPr>
        <w:t>20</w:t>
      </w:r>
      <w:r w:rsidR="002C08F3" w:rsidRPr="00DA520B">
        <w:rPr>
          <w:sz w:val="22"/>
          <w:szCs w:val="22"/>
          <w:vertAlign w:val="superscript"/>
        </w:rPr>
        <w:t>th</w:t>
      </w:r>
      <w:r w:rsidR="002C08F3">
        <w:rPr>
          <w:sz w:val="22"/>
          <w:szCs w:val="22"/>
        </w:rPr>
        <w:t xml:space="preserve"> </w:t>
      </w:r>
      <w:r>
        <w:rPr>
          <w:sz w:val="22"/>
          <w:szCs w:val="22"/>
        </w:rPr>
        <w:t xml:space="preserve">April </w:t>
      </w:r>
      <w:r w:rsidR="002C08F3">
        <w:rPr>
          <w:sz w:val="22"/>
          <w:szCs w:val="22"/>
        </w:rPr>
        <w:t>2022</w:t>
      </w:r>
      <w:r>
        <w:rPr>
          <w:sz w:val="22"/>
          <w:szCs w:val="22"/>
        </w:rPr>
        <w:t xml:space="preserve">, I was able to take my own car (also a Toyota GT86) to Cadwell Park on a track </w:t>
      </w:r>
      <w:r w:rsidR="002C08F3">
        <w:rPr>
          <w:sz w:val="22"/>
          <w:szCs w:val="22"/>
        </w:rPr>
        <w:t xml:space="preserve">day </w:t>
      </w:r>
      <w:r>
        <w:rPr>
          <w:sz w:val="22"/>
          <w:szCs w:val="22"/>
        </w:rPr>
        <w:t xml:space="preserve">to capture video </w:t>
      </w:r>
      <w:r w:rsidR="002C08F3">
        <w:rPr>
          <w:sz w:val="22"/>
          <w:szCs w:val="22"/>
        </w:rPr>
        <w:t xml:space="preserve">so that I could </w:t>
      </w:r>
      <w:r>
        <w:rPr>
          <w:sz w:val="22"/>
          <w:szCs w:val="22"/>
        </w:rPr>
        <w:t xml:space="preserve">use </w:t>
      </w:r>
      <w:r w:rsidR="002C08F3">
        <w:rPr>
          <w:sz w:val="22"/>
          <w:szCs w:val="22"/>
        </w:rPr>
        <w:t xml:space="preserve">this </w:t>
      </w:r>
      <w:r>
        <w:rPr>
          <w:sz w:val="22"/>
          <w:szCs w:val="22"/>
        </w:rPr>
        <w:t xml:space="preserve">as a comparison </w:t>
      </w:r>
      <w:r w:rsidR="001151B4">
        <w:rPr>
          <w:sz w:val="22"/>
          <w:szCs w:val="22"/>
        </w:rPr>
        <w:t xml:space="preserve">of a real driver </w:t>
      </w:r>
      <w:r>
        <w:rPr>
          <w:sz w:val="22"/>
          <w:szCs w:val="22"/>
        </w:rPr>
        <w:t xml:space="preserve">to the autonomous car </w:t>
      </w:r>
      <w:r w:rsidR="001151B4">
        <w:rPr>
          <w:sz w:val="22"/>
          <w:szCs w:val="22"/>
        </w:rPr>
        <w:t>behaviour</w:t>
      </w:r>
      <w:r>
        <w:rPr>
          <w:sz w:val="22"/>
          <w:szCs w:val="22"/>
        </w:rPr>
        <w:t xml:space="preserve"> on the same track. I was able to capture 2 </w:t>
      </w:r>
      <w:r w:rsidR="00F92A04">
        <w:rPr>
          <w:sz w:val="22"/>
          <w:szCs w:val="22"/>
        </w:rPr>
        <w:t>perspectives of</w:t>
      </w:r>
      <w:r>
        <w:rPr>
          <w:sz w:val="22"/>
          <w:szCs w:val="22"/>
        </w:rPr>
        <w:t xml:space="preserve"> the car whilst on track</w:t>
      </w:r>
      <w:r w:rsidR="001151B4">
        <w:rPr>
          <w:sz w:val="22"/>
          <w:szCs w:val="22"/>
        </w:rPr>
        <w:t>. O</w:t>
      </w:r>
      <w:r>
        <w:rPr>
          <w:sz w:val="22"/>
          <w:szCs w:val="22"/>
        </w:rPr>
        <w:t xml:space="preserve">ne </w:t>
      </w:r>
      <w:r w:rsidR="001151B4">
        <w:rPr>
          <w:sz w:val="22"/>
          <w:szCs w:val="22"/>
        </w:rPr>
        <w:t xml:space="preserve">was taken </w:t>
      </w:r>
      <w:r>
        <w:rPr>
          <w:sz w:val="22"/>
          <w:szCs w:val="22"/>
        </w:rPr>
        <w:t>from inside the cockpit of the car (a first-person point of view) and an</w:t>
      </w:r>
      <w:r w:rsidR="001151B4">
        <w:rPr>
          <w:sz w:val="22"/>
          <w:szCs w:val="22"/>
        </w:rPr>
        <w:t>other</w:t>
      </w:r>
      <w:r>
        <w:rPr>
          <w:sz w:val="22"/>
          <w:szCs w:val="22"/>
        </w:rPr>
        <w:t xml:space="preserve"> where I </w:t>
      </w:r>
      <w:r w:rsidR="001151B4">
        <w:rPr>
          <w:sz w:val="22"/>
          <w:szCs w:val="22"/>
        </w:rPr>
        <w:t>was</w:t>
      </w:r>
      <w:r>
        <w:rPr>
          <w:sz w:val="22"/>
          <w:szCs w:val="22"/>
        </w:rPr>
        <w:t xml:space="preserve"> following a ‘camera car’ </w:t>
      </w:r>
      <w:r w:rsidR="001151B4">
        <w:rPr>
          <w:sz w:val="22"/>
          <w:szCs w:val="22"/>
        </w:rPr>
        <w:t xml:space="preserve">which </w:t>
      </w:r>
      <w:r w:rsidR="00156FD1">
        <w:rPr>
          <w:sz w:val="22"/>
          <w:szCs w:val="22"/>
        </w:rPr>
        <w:t>videoed</w:t>
      </w:r>
      <w:r w:rsidR="001151B4">
        <w:rPr>
          <w:sz w:val="22"/>
          <w:szCs w:val="22"/>
        </w:rPr>
        <w:t xml:space="preserve"> the front of my car </w:t>
      </w:r>
      <w:r>
        <w:rPr>
          <w:sz w:val="22"/>
          <w:szCs w:val="22"/>
        </w:rPr>
        <w:t xml:space="preserve">to see how the </w:t>
      </w:r>
      <w:r w:rsidR="001151B4">
        <w:rPr>
          <w:sz w:val="22"/>
          <w:szCs w:val="22"/>
        </w:rPr>
        <w:t>I</w:t>
      </w:r>
      <w:r>
        <w:rPr>
          <w:sz w:val="22"/>
          <w:szCs w:val="22"/>
        </w:rPr>
        <w:t xml:space="preserve"> </w:t>
      </w:r>
      <w:r w:rsidR="001151B4">
        <w:rPr>
          <w:sz w:val="22"/>
          <w:szCs w:val="22"/>
        </w:rPr>
        <w:t xml:space="preserve">was </w:t>
      </w:r>
      <w:r>
        <w:rPr>
          <w:sz w:val="22"/>
          <w:szCs w:val="22"/>
        </w:rPr>
        <w:t>positioned on the track.</w:t>
      </w:r>
    </w:p>
    <w:p w14:paraId="2D92FA68" w14:textId="420CEC1D" w:rsidR="009F4D05" w:rsidRDefault="00556E4D" w:rsidP="00DC4538">
      <w:pPr>
        <w:pStyle w:val="Title2"/>
        <w:jc w:val="left"/>
        <w:rPr>
          <w:ins w:id="203" w:author="Nigel Apps" w:date="2022-04-24T20:20:00Z"/>
          <w:sz w:val="22"/>
          <w:szCs w:val="22"/>
        </w:rPr>
      </w:pPr>
      <w:r>
        <w:rPr>
          <w:sz w:val="22"/>
          <w:szCs w:val="22"/>
        </w:rPr>
        <w:t xml:space="preserve">With </w:t>
      </w:r>
      <w:r w:rsidR="00803B71">
        <w:rPr>
          <w:sz w:val="22"/>
          <w:szCs w:val="22"/>
        </w:rPr>
        <w:t>these videos</w:t>
      </w:r>
      <w:r w:rsidR="0007033F">
        <w:rPr>
          <w:sz w:val="22"/>
          <w:szCs w:val="22"/>
        </w:rPr>
        <w:t xml:space="preserve"> I </w:t>
      </w:r>
      <w:r w:rsidR="009846BF">
        <w:rPr>
          <w:sz w:val="22"/>
          <w:szCs w:val="22"/>
        </w:rPr>
        <w:t>wanted</w:t>
      </w:r>
      <w:r w:rsidR="0007033F">
        <w:rPr>
          <w:sz w:val="22"/>
          <w:szCs w:val="22"/>
        </w:rPr>
        <w:t xml:space="preserve"> to show where the autonomous car ha</w:t>
      </w:r>
      <w:r w:rsidR="009846BF">
        <w:rPr>
          <w:sz w:val="22"/>
          <w:szCs w:val="22"/>
        </w:rPr>
        <w:t>d</w:t>
      </w:r>
      <w:r w:rsidR="0007033F">
        <w:rPr>
          <w:sz w:val="22"/>
          <w:szCs w:val="22"/>
        </w:rPr>
        <w:t xml:space="preserve"> </w:t>
      </w:r>
      <w:r w:rsidR="009846BF">
        <w:rPr>
          <w:sz w:val="22"/>
          <w:szCs w:val="22"/>
        </w:rPr>
        <w:t xml:space="preserve">some </w:t>
      </w:r>
      <w:r w:rsidR="0007033F">
        <w:rPr>
          <w:sz w:val="22"/>
          <w:szCs w:val="22"/>
        </w:rPr>
        <w:t xml:space="preserve">similarities as well as </w:t>
      </w:r>
      <w:r w:rsidR="009846BF">
        <w:rPr>
          <w:sz w:val="22"/>
          <w:szCs w:val="22"/>
        </w:rPr>
        <w:t xml:space="preserve">highlighting </w:t>
      </w:r>
      <w:r w:rsidR="0007033F">
        <w:rPr>
          <w:sz w:val="22"/>
          <w:szCs w:val="22"/>
        </w:rPr>
        <w:t>the areas that w</w:t>
      </w:r>
      <w:r w:rsidR="009846BF">
        <w:rPr>
          <w:sz w:val="22"/>
          <w:szCs w:val="22"/>
        </w:rPr>
        <w:t xml:space="preserve">ould </w:t>
      </w:r>
      <w:r w:rsidR="0007033F">
        <w:rPr>
          <w:sz w:val="22"/>
          <w:szCs w:val="22"/>
        </w:rPr>
        <w:t xml:space="preserve">need </w:t>
      </w:r>
      <w:r w:rsidR="009846BF">
        <w:rPr>
          <w:sz w:val="22"/>
          <w:szCs w:val="22"/>
        </w:rPr>
        <w:t xml:space="preserve">further </w:t>
      </w:r>
      <w:r w:rsidR="0007033F">
        <w:rPr>
          <w:sz w:val="22"/>
          <w:szCs w:val="22"/>
        </w:rPr>
        <w:t>improvement</w:t>
      </w:r>
      <w:r w:rsidR="009F4D05">
        <w:rPr>
          <w:sz w:val="22"/>
          <w:szCs w:val="22"/>
        </w:rPr>
        <w:t>. I have highlighted</w:t>
      </w:r>
      <w:r w:rsidR="00A76FF6">
        <w:rPr>
          <w:sz w:val="22"/>
          <w:szCs w:val="22"/>
        </w:rPr>
        <w:t xml:space="preserve"> potential improvements </w:t>
      </w:r>
      <w:r w:rsidR="009F4D05">
        <w:rPr>
          <w:sz w:val="22"/>
          <w:szCs w:val="22"/>
        </w:rPr>
        <w:t xml:space="preserve">and developments </w:t>
      </w:r>
      <w:r w:rsidR="00A76FF6">
        <w:rPr>
          <w:sz w:val="22"/>
          <w:szCs w:val="22"/>
        </w:rPr>
        <w:t xml:space="preserve">moving on from the </w:t>
      </w:r>
      <w:r w:rsidR="009F4D05">
        <w:rPr>
          <w:sz w:val="22"/>
          <w:szCs w:val="22"/>
        </w:rPr>
        <w:t xml:space="preserve">scope of this </w:t>
      </w:r>
      <w:r w:rsidR="007457DF">
        <w:rPr>
          <w:sz w:val="22"/>
          <w:szCs w:val="22"/>
        </w:rPr>
        <w:t>project in</w:t>
      </w:r>
      <w:r w:rsidR="00A76FF6">
        <w:rPr>
          <w:sz w:val="22"/>
          <w:szCs w:val="22"/>
        </w:rPr>
        <w:t xml:space="preserve"> section 6</w:t>
      </w:r>
      <w:r w:rsidR="0007033F">
        <w:rPr>
          <w:sz w:val="22"/>
          <w:szCs w:val="22"/>
        </w:rPr>
        <w:t>.</w:t>
      </w:r>
      <w:r w:rsidR="00803B71">
        <w:rPr>
          <w:sz w:val="22"/>
          <w:szCs w:val="22"/>
        </w:rPr>
        <w:t xml:space="preserve"> </w:t>
      </w:r>
    </w:p>
    <w:p w14:paraId="515214A9" w14:textId="17BC4AEC" w:rsidR="00556E4D" w:rsidRDefault="00803B71" w:rsidP="00DC4538">
      <w:pPr>
        <w:pStyle w:val="Title2"/>
        <w:jc w:val="left"/>
        <w:rPr>
          <w:sz w:val="22"/>
          <w:szCs w:val="22"/>
        </w:rPr>
      </w:pPr>
      <w:r>
        <w:rPr>
          <w:sz w:val="22"/>
          <w:szCs w:val="22"/>
        </w:rPr>
        <w:t>I split the track into 4 different sections, to help understanding and comparison of the cars.</w:t>
      </w:r>
    </w:p>
    <w:p w14:paraId="2EE07ABB" w14:textId="3E75DCDB" w:rsidR="008D30A7" w:rsidRDefault="008D30A7" w:rsidP="00DC4538">
      <w:pPr>
        <w:pStyle w:val="Title2"/>
        <w:jc w:val="left"/>
        <w:rPr>
          <w:sz w:val="22"/>
          <w:szCs w:val="22"/>
        </w:rPr>
      </w:pPr>
    </w:p>
    <w:p w14:paraId="1CA84F39" w14:textId="78D7B1FC" w:rsidR="004A4E67" w:rsidRDefault="001E3223" w:rsidP="00DC4538">
      <w:pPr>
        <w:pStyle w:val="Title2"/>
        <w:jc w:val="left"/>
        <w:rPr>
          <w:sz w:val="22"/>
          <w:szCs w:val="22"/>
        </w:rPr>
      </w:pPr>
      <w:r>
        <w:rPr>
          <w:sz w:val="22"/>
          <w:szCs w:val="22"/>
        </w:rPr>
        <w:lastRenderedPageBreak/>
        <w:t xml:space="preserve">[V2]: </w:t>
      </w:r>
      <w:hyperlink r:id="rId36" w:history="1">
        <w:r w:rsidR="004A4E67" w:rsidRPr="002A7E33">
          <w:rPr>
            <w:rStyle w:val="Hyperlink"/>
            <w:sz w:val="22"/>
            <w:szCs w:val="22"/>
          </w:rPr>
          <w:t>https://youtu.be/WKem0OjArJs</w:t>
        </w:r>
      </w:hyperlink>
    </w:p>
    <w:p w14:paraId="4AA687F6" w14:textId="14D5E271" w:rsidR="00A22AB9" w:rsidRDefault="001E3223" w:rsidP="00DC4538">
      <w:pPr>
        <w:pStyle w:val="Title2"/>
        <w:jc w:val="left"/>
        <w:rPr>
          <w:sz w:val="22"/>
          <w:szCs w:val="22"/>
        </w:rPr>
      </w:pPr>
      <w:r>
        <w:rPr>
          <w:sz w:val="22"/>
          <w:szCs w:val="22"/>
        </w:rPr>
        <w:t xml:space="preserve">Here the first section of the lap shows how the A.I behaves and shows the general trend for the rest of the comparison too. The A.I. car likes to stay as </w:t>
      </w:r>
      <w:proofErr w:type="spellStart"/>
      <w:r>
        <w:rPr>
          <w:sz w:val="22"/>
          <w:szCs w:val="22"/>
        </w:rPr>
        <w:t>centered</w:t>
      </w:r>
      <w:proofErr w:type="spellEnd"/>
      <w:r>
        <w:rPr>
          <w:sz w:val="22"/>
          <w:szCs w:val="22"/>
        </w:rPr>
        <w:t xml:space="preserve"> as possible on the track, leaving as much room as possible between the walls and itself. </w:t>
      </w:r>
      <w:r w:rsidR="006D7742">
        <w:rPr>
          <w:sz w:val="22"/>
          <w:szCs w:val="22"/>
        </w:rPr>
        <w:t xml:space="preserve">This is </w:t>
      </w:r>
      <w:proofErr w:type="gramStart"/>
      <w:r w:rsidR="006D7742">
        <w:rPr>
          <w:sz w:val="22"/>
          <w:szCs w:val="22"/>
        </w:rPr>
        <w:t>definitely the</w:t>
      </w:r>
      <w:proofErr w:type="gramEnd"/>
      <w:r w:rsidR="006D7742">
        <w:rPr>
          <w:sz w:val="22"/>
          <w:szCs w:val="22"/>
        </w:rPr>
        <w:t xml:space="preserve"> safest way to navigate a track such as this as the likely hood of </w:t>
      </w:r>
      <w:r w:rsidR="00C63D1B">
        <w:rPr>
          <w:sz w:val="22"/>
          <w:szCs w:val="22"/>
        </w:rPr>
        <w:t xml:space="preserve">any collisions with a wall reduced under normal driving. Ignoring the wiggling, as this has been addressed in the previous section of the results gathered, comparing to the real car shows that whilst the racing line is not following before entering and exiting some tighter corners, on the first long </w:t>
      </w:r>
      <w:r w:rsidR="001D28FF">
        <w:rPr>
          <w:sz w:val="22"/>
          <w:szCs w:val="22"/>
        </w:rPr>
        <w:t>right-hand</w:t>
      </w:r>
      <w:r w:rsidR="00C63D1B">
        <w:rPr>
          <w:sz w:val="22"/>
          <w:szCs w:val="22"/>
        </w:rPr>
        <w:t xml:space="preserve"> corner however both cars are relatively </w:t>
      </w:r>
      <w:proofErr w:type="spellStart"/>
      <w:r w:rsidR="00C63D1B">
        <w:rPr>
          <w:sz w:val="22"/>
          <w:szCs w:val="22"/>
        </w:rPr>
        <w:t>centered</w:t>
      </w:r>
      <w:proofErr w:type="spellEnd"/>
      <w:r w:rsidR="00C63D1B">
        <w:rPr>
          <w:sz w:val="22"/>
          <w:szCs w:val="22"/>
        </w:rPr>
        <w:t xml:space="preserve"> on the track, showing a slight equality between the two even if this is due to the A.I. favouring the centre for safety reasons.</w:t>
      </w:r>
    </w:p>
    <w:p w14:paraId="1913582E" w14:textId="2ECD38B6" w:rsidR="004A4E67" w:rsidRDefault="001D28FF" w:rsidP="00DC4538">
      <w:pPr>
        <w:pStyle w:val="Title2"/>
        <w:jc w:val="left"/>
        <w:rPr>
          <w:sz w:val="22"/>
          <w:szCs w:val="22"/>
        </w:rPr>
      </w:pPr>
      <w:commentRangeStart w:id="204"/>
      <w:r>
        <w:rPr>
          <w:sz w:val="22"/>
          <w:szCs w:val="22"/>
        </w:rPr>
        <w:t>[V2]:</w:t>
      </w:r>
      <w:r w:rsidR="00BE5258">
        <w:rPr>
          <w:sz w:val="22"/>
          <w:szCs w:val="22"/>
        </w:rPr>
        <w:t xml:space="preserve"> </w:t>
      </w:r>
      <w:commentRangeEnd w:id="204"/>
      <w:r w:rsidR="00961EDC">
        <w:rPr>
          <w:rStyle w:val="CommentReference"/>
        </w:rPr>
        <w:commentReference w:id="204"/>
      </w:r>
      <w:hyperlink r:id="rId37" w:history="1">
        <w:r w:rsidR="004A4E67" w:rsidRPr="002A7E33">
          <w:rPr>
            <w:rStyle w:val="Hyperlink"/>
            <w:sz w:val="22"/>
            <w:szCs w:val="22"/>
          </w:rPr>
          <w:t>https://youtu.be/WKem0OjArJs?t=103</w:t>
        </w:r>
      </w:hyperlink>
    </w:p>
    <w:p w14:paraId="237323FC" w14:textId="26A32E9B" w:rsidR="001D28FF" w:rsidRDefault="00673FA8" w:rsidP="00DC4538">
      <w:pPr>
        <w:pStyle w:val="Title2"/>
        <w:jc w:val="left"/>
        <w:rPr>
          <w:sz w:val="22"/>
          <w:szCs w:val="22"/>
        </w:rPr>
      </w:pPr>
      <w:r>
        <w:rPr>
          <w:sz w:val="22"/>
          <w:szCs w:val="22"/>
        </w:rPr>
        <w:t xml:space="preserve"> This next section of the track </w:t>
      </w:r>
      <w:r w:rsidR="004041D3">
        <w:rPr>
          <w:sz w:val="22"/>
          <w:szCs w:val="22"/>
        </w:rPr>
        <w:t xml:space="preserve">shows the corners of Park through Gooseneck. </w:t>
      </w:r>
      <w:r w:rsidR="00BE5258">
        <w:rPr>
          <w:sz w:val="22"/>
          <w:szCs w:val="22"/>
        </w:rPr>
        <w:t xml:space="preserve">Another large </w:t>
      </w:r>
      <w:r w:rsidR="00961EDC">
        <w:rPr>
          <w:sz w:val="22"/>
          <w:szCs w:val="22"/>
        </w:rPr>
        <w:t>behavioural</w:t>
      </w:r>
      <w:r w:rsidR="00BE5258">
        <w:rPr>
          <w:sz w:val="22"/>
          <w:szCs w:val="22"/>
        </w:rPr>
        <w:t xml:space="preserve"> aspect of the A.I. car is first shown here as well. On the approach to Park, I turn in relatively early to prepare for the corner as it is relatively sharp, especially after a long straight where speeds can exceed 100mph (in a real car</w:t>
      </w:r>
      <w:r w:rsidR="007D338A">
        <w:rPr>
          <w:sz w:val="22"/>
          <w:szCs w:val="22"/>
        </w:rPr>
        <w:t>). Comparatively</w:t>
      </w:r>
      <w:r w:rsidR="00961EDC">
        <w:rPr>
          <w:sz w:val="22"/>
          <w:szCs w:val="22"/>
        </w:rPr>
        <w:t>,</w:t>
      </w:r>
      <w:r w:rsidR="00BE5258">
        <w:rPr>
          <w:sz w:val="22"/>
          <w:szCs w:val="22"/>
        </w:rPr>
        <w:t xml:space="preserve"> the A.I. does not make such a preparation for the corner. </w:t>
      </w:r>
      <w:r w:rsidR="00961EDC">
        <w:rPr>
          <w:sz w:val="22"/>
          <w:szCs w:val="22"/>
        </w:rPr>
        <w:t>T</w:t>
      </w:r>
      <w:r w:rsidR="00A52E87">
        <w:rPr>
          <w:sz w:val="22"/>
          <w:szCs w:val="22"/>
        </w:rPr>
        <w:t xml:space="preserve">he speed the A.I. carried into the corner was not </w:t>
      </w:r>
      <w:r w:rsidR="00961EDC">
        <w:rPr>
          <w:sz w:val="22"/>
          <w:szCs w:val="22"/>
        </w:rPr>
        <w:t>particularly high</w:t>
      </w:r>
      <w:r w:rsidR="00A52E87">
        <w:rPr>
          <w:sz w:val="22"/>
          <w:szCs w:val="22"/>
        </w:rPr>
        <w:t xml:space="preserve"> to cause it to collide with the wall, but the very late turn seems to be a reaction to the wall being very close</w:t>
      </w:r>
      <w:r w:rsidR="00961EDC">
        <w:rPr>
          <w:sz w:val="22"/>
          <w:szCs w:val="22"/>
        </w:rPr>
        <w:t xml:space="preserve"> and this</w:t>
      </w:r>
      <w:r w:rsidR="00A52E87">
        <w:rPr>
          <w:sz w:val="22"/>
          <w:szCs w:val="22"/>
        </w:rPr>
        <w:t xml:space="preserve"> led to very sharp and harsh turns of the wheels, leading to the correction needed to get the car back on track and going straight for the next long right hander corner</w:t>
      </w:r>
      <w:r w:rsidR="007E7CC8">
        <w:rPr>
          <w:sz w:val="22"/>
          <w:szCs w:val="22"/>
        </w:rPr>
        <w:t xml:space="preserve">, </w:t>
      </w:r>
      <w:r w:rsidR="00A35065">
        <w:rPr>
          <w:sz w:val="22"/>
          <w:szCs w:val="22"/>
        </w:rPr>
        <w:t xml:space="preserve">heading </w:t>
      </w:r>
      <w:r w:rsidR="007E7CC8">
        <w:rPr>
          <w:sz w:val="22"/>
          <w:szCs w:val="22"/>
        </w:rPr>
        <w:t>into the right-left of Gooseneck.</w:t>
      </w:r>
      <w:r w:rsidR="00BE5258">
        <w:rPr>
          <w:sz w:val="22"/>
          <w:szCs w:val="22"/>
        </w:rPr>
        <w:t xml:space="preserve"> </w:t>
      </w:r>
      <w:r w:rsidR="001F5FED">
        <w:rPr>
          <w:sz w:val="22"/>
          <w:szCs w:val="22"/>
        </w:rPr>
        <w:t xml:space="preserve">The car was very stable throughout this section and again, was able to imitate myself on track </w:t>
      </w:r>
      <w:r w:rsidR="00F45B5F">
        <w:rPr>
          <w:sz w:val="22"/>
          <w:szCs w:val="22"/>
        </w:rPr>
        <w:t xml:space="preserve">more closely </w:t>
      </w:r>
      <w:r w:rsidR="001F5FED">
        <w:rPr>
          <w:sz w:val="22"/>
          <w:szCs w:val="22"/>
        </w:rPr>
        <w:t>by staying central on the road.</w:t>
      </w:r>
      <w:r w:rsidR="00113852">
        <w:rPr>
          <w:sz w:val="22"/>
          <w:szCs w:val="22"/>
        </w:rPr>
        <w:t xml:space="preserve"> The A.I. was also more </w:t>
      </w:r>
      <w:proofErr w:type="gramStart"/>
      <w:r w:rsidR="00113852">
        <w:rPr>
          <w:sz w:val="22"/>
          <w:szCs w:val="22"/>
        </w:rPr>
        <w:t>similar to</w:t>
      </w:r>
      <w:proofErr w:type="gramEnd"/>
      <w:r w:rsidR="00113852">
        <w:rPr>
          <w:sz w:val="22"/>
          <w:szCs w:val="22"/>
        </w:rPr>
        <w:t xml:space="preserve"> my real drive where it used more of the track for the Gooseneck bends than previously seen and it was able to make less sharp and late </w:t>
      </w:r>
      <w:r w:rsidR="00961EDC">
        <w:rPr>
          <w:sz w:val="22"/>
          <w:szCs w:val="22"/>
        </w:rPr>
        <w:t xml:space="preserve">steering </w:t>
      </w:r>
      <w:r w:rsidR="00113852">
        <w:rPr>
          <w:sz w:val="22"/>
          <w:szCs w:val="22"/>
        </w:rPr>
        <w:t>actions to avoid the wall</w:t>
      </w:r>
      <w:r w:rsidR="00961EDC">
        <w:rPr>
          <w:sz w:val="22"/>
          <w:szCs w:val="22"/>
        </w:rPr>
        <w:t xml:space="preserve"> and</w:t>
      </w:r>
      <w:r w:rsidR="00113852">
        <w:rPr>
          <w:sz w:val="22"/>
          <w:szCs w:val="22"/>
        </w:rPr>
        <w:t xml:space="preserve"> giving a better and more realistic driving line through this set of turns.</w:t>
      </w:r>
    </w:p>
    <w:p w14:paraId="7835E8DF" w14:textId="17920A1E" w:rsidR="00922436" w:rsidRDefault="0065300C" w:rsidP="00DC4538">
      <w:pPr>
        <w:pStyle w:val="Title2"/>
        <w:jc w:val="left"/>
        <w:rPr>
          <w:sz w:val="22"/>
          <w:szCs w:val="22"/>
        </w:rPr>
      </w:pPr>
      <w:r>
        <w:rPr>
          <w:sz w:val="22"/>
          <w:szCs w:val="22"/>
        </w:rPr>
        <w:t xml:space="preserve">[V2]: </w:t>
      </w:r>
      <w:hyperlink r:id="rId38" w:history="1">
        <w:r w:rsidR="00922436" w:rsidRPr="002A7E33">
          <w:rPr>
            <w:rStyle w:val="Hyperlink"/>
            <w:sz w:val="22"/>
            <w:szCs w:val="22"/>
          </w:rPr>
          <w:t>https://youtu.be/WKem0OjArJs?t=192</w:t>
        </w:r>
      </w:hyperlink>
    </w:p>
    <w:p w14:paraId="20BA75EC" w14:textId="1DE7562E" w:rsidR="00E64EB0" w:rsidRDefault="007F4CB9" w:rsidP="00DC4538">
      <w:pPr>
        <w:pStyle w:val="Title2"/>
        <w:jc w:val="left"/>
        <w:rPr>
          <w:sz w:val="22"/>
          <w:szCs w:val="22"/>
        </w:rPr>
      </w:pPr>
      <w:r>
        <w:rPr>
          <w:sz w:val="22"/>
          <w:szCs w:val="22"/>
        </w:rPr>
        <w:t>Next are the couple of corners of Mansfield and The Mountain,</w:t>
      </w:r>
      <w:r w:rsidR="00961EDC">
        <w:rPr>
          <w:sz w:val="22"/>
          <w:szCs w:val="22"/>
        </w:rPr>
        <w:t xml:space="preserve"> so called due to its steep incline.  As </w:t>
      </w:r>
      <w:r w:rsidR="00C54079">
        <w:rPr>
          <w:sz w:val="22"/>
          <w:szCs w:val="22"/>
        </w:rPr>
        <w:t>I have</w:t>
      </w:r>
      <w:r>
        <w:rPr>
          <w:sz w:val="22"/>
          <w:szCs w:val="22"/>
        </w:rPr>
        <w:t xml:space="preserve"> little experience with 3D modelling</w:t>
      </w:r>
      <w:r w:rsidR="00961EDC">
        <w:rPr>
          <w:sz w:val="22"/>
          <w:szCs w:val="22"/>
        </w:rPr>
        <w:t>,</w:t>
      </w:r>
      <w:r>
        <w:rPr>
          <w:sz w:val="22"/>
          <w:szCs w:val="22"/>
        </w:rPr>
        <w:t xml:space="preserve"> when creating </w:t>
      </w:r>
      <w:r w:rsidR="00961EDC">
        <w:rPr>
          <w:sz w:val="22"/>
          <w:szCs w:val="22"/>
        </w:rPr>
        <w:t>the model</w:t>
      </w:r>
      <w:r w:rsidR="00C54079">
        <w:rPr>
          <w:sz w:val="22"/>
          <w:szCs w:val="22"/>
        </w:rPr>
        <w:t xml:space="preserve"> of</w:t>
      </w:r>
      <w:r w:rsidR="00961EDC">
        <w:rPr>
          <w:sz w:val="22"/>
          <w:szCs w:val="22"/>
        </w:rPr>
        <w:t xml:space="preserve"> </w:t>
      </w:r>
      <w:r>
        <w:rPr>
          <w:sz w:val="22"/>
          <w:szCs w:val="22"/>
        </w:rPr>
        <w:t xml:space="preserve">Cadwell Park I was unable to capture the elevations changes that occur on track for the A.I to learn. </w:t>
      </w:r>
      <w:r w:rsidR="00F954C0">
        <w:rPr>
          <w:sz w:val="22"/>
          <w:szCs w:val="22"/>
        </w:rPr>
        <w:t>The car</w:t>
      </w:r>
      <w:r w:rsidR="00855356">
        <w:rPr>
          <w:sz w:val="22"/>
          <w:szCs w:val="22"/>
        </w:rPr>
        <w:t>’</w:t>
      </w:r>
      <w:r w:rsidR="00F954C0">
        <w:rPr>
          <w:sz w:val="22"/>
          <w:szCs w:val="22"/>
        </w:rPr>
        <w:t>s late turn in</w:t>
      </w:r>
      <w:del w:id="205" w:author="(s) Kieran Apps" w:date="2022-04-26T13:47:00Z">
        <w:r w:rsidR="00F954C0" w:rsidDel="00C31A8A">
          <w:rPr>
            <w:sz w:val="22"/>
            <w:szCs w:val="22"/>
          </w:rPr>
          <w:delText>, and</w:delText>
        </w:r>
      </w:del>
      <w:ins w:id="206" w:author="(s) Kieran Apps" w:date="2022-04-26T13:47:00Z">
        <w:r w:rsidR="00C31A8A">
          <w:rPr>
            <w:sz w:val="22"/>
            <w:szCs w:val="22"/>
          </w:rPr>
          <w:t xml:space="preserve"> and</w:t>
        </w:r>
      </w:ins>
      <w:r w:rsidR="00F954C0">
        <w:rPr>
          <w:sz w:val="22"/>
          <w:szCs w:val="22"/>
        </w:rPr>
        <w:t xml:space="preserve"> extreme turn angle </w:t>
      </w:r>
      <w:r w:rsidR="00855356">
        <w:rPr>
          <w:sz w:val="22"/>
          <w:szCs w:val="22"/>
        </w:rPr>
        <w:t>behaviour</w:t>
      </w:r>
      <w:r w:rsidR="00F954C0">
        <w:rPr>
          <w:sz w:val="22"/>
          <w:szCs w:val="22"/>
        </w:rPr>
        <w:t xml:space="preserve"> is very apparent here with this set of turns. On each of the corners here, which are </w:t>
      </w:r>
      <w:commentRangeStart w:id="207"/>
      <w:commentRangeEnd w:id="207"/>
      <w:r w:rsidR="00855356">
        <w:rPr>
          <w:rStyle w:val="CommentReference"/>
        </w:rPr>
        <w:commentReference w:id="207"/>
      </w:r>
      <w:r w:rsidR="00A1033C">
        <w:rPr>
          <w:sz w:val="22"/>
          <w:szCs w:val="22"/>
        </w:rPr>
        <w:t>both</w:t>
      </w:r>
      <w:r w:rsidR="00F954C0">
        <w:rPr>
          <w:sz w:val="22"/>
          <w:szCs w:val="22"/>
        </w:rPr>
        <w:t xml:space="preserve"> similar, tight turns with the opposite turn in rapid succession, the car makes its turn late into the corner, which needs an extreme angle to compensate for this tardiness of the turn</w:t>
      </w:r>
      <w:r w:rsidR="00570E08">
        <w:rPr>
          <w:sz w:val="22"/>
          <w:szCs w:val="22"/>
        </w:rPr>
        <w:t>.</w:t>
      </w:r>
      <w:r w:rsidR="00FC66A7">
        <w:rPr>
          <w:sz w:val="22"/>
          <w:szCs w:val="22"/>
        </w:rPr>
        <w:t xml:space="preserve"> </w:t>
      </w:r>
      <w:r w:rsidR="00570E08">
        <w:rPr>
          <w:sz w:val="22"/>
          <w:szCs w:val="22"/>
        </w:rPr>
        <w:t xml:space="preserve">This </w:t>
      </w:r>
      <w:r w:rsidR="00FC66A7">
        <w:rPr>
          <w:sz w:val="22"/>
          <w:szCs w:val="22"/>
        </w:rPr>
        <w:t xml:space="preserve">then compounds into the next turn leading to another late and extreme turn </w:t>
      </w:r>
      <w:r w:rsidR="001C74C4">
        <w:rPr>
          <w:sz w:val="22"/>
          <w:szCs w:val="22"/>
        </w:rPr>
        <w:t xml:space="preserve">making </w:t>
      </w:r>
      <w:r w:rsidR="00FC66A7">
        <w:rPr>
          <w:sz w:val="22"/>
          <w:szCs w:val="22"/>
        </w:rPr>
        <w:t>the car behave very erratically</w:t>
      </w:r>
      <w:r w:rsidR="001C74C4">
        <w:rPr>
          <w:sz w:val="22"/>
          <w:szCs w:val="22"/>
        </w:rPr>
        <w:t xml:space="preserve">, </w:t>
      </w:r>
      <w:r w:rsidR="00FC66A7">
        <w:rPr>
          <w:sz w:val="22"/>
          <w:szCs w:val="22"/>
        </w:rPr>
        <w:t xml:space="preserve">then </w:t>
      </w:r>
      <w:r w:rsidR="001C74C4">
        <w:rPr>
          <w:sz w:val="22"/>
          <w:szCs w:val="22"/>
        </w:rPr>
        <w:t>causing</w:t>
      </w:r>
      <w:r w:rsidR="00FC66A7">
        <w:rPr>
          <w:sz w:val="22"/>
          <w:szCs w:val="22"/>
        </w:rPr>
        <w:t xml:space="preserve"> the correction </w:t>
      </w:r>
      <w:r w:rsidR="00E64EB0">
        <w:rPr>
          <w:sz w:val="22"/>
          <w:szCs w:val="22"/>
        </w:rPr>
        <w:t xml:space="preserve">to be </w:t>
      </w:r>
      <w:r w:rsidR="00FC66A7">
        <w:rPr>
          <w:sz w:val="22"/>
          <w:szCs w:val="22"/>
        </w:rPr>
        <w:t>even greater</w:t>
      </w:r>
      <w:r w:rsidR="00E64EB0">
        <w:rPr>
          <w:sz w:val="22"/>
          <w:szCs w:val="22"/>
        </w:rPr>
        <w:t>, when accelerating onto the next straight.</w:t>
      </w:r>
    </w:p>
    <w:p w14:paraId="32358BB1" w14:textId="6480D252" w:rsidR="004D00AD" w:rsidRDefault="004D7F10" w:rsidP="00DC4538">
      <w:pPr>
        <w:pStyle w:val="Title2"/>
        <w:jc w:val="left"/>
        <w:rPr>
          <w:sz w:val="22"/>
          <w:szCs w:val="22"/>
        </w:rPr>
      </w:pPr>
      <w:r>
        <w:rPr>
          <w:sz w:val="22"/>
          <w:szCs w:val="22"/>
        </w:rPr>
        <w:t xml:space="preserve">[V2]: </w:t>
      </w:r>
      <w:hyperlink r:id="rId39" w:history="1">
        <w:r w:rsidR="004D00AD" w:rsidRPr="002A7E33">
          <w:rPr>
            <w:rStyle w:val="Hyperlink"/>
            <w:sz w:val="22"/>
            <w:szCs w:val="22"/>
          </w:rPr>
          <w:t>https://youtu.be/WKem0OjArJs?t=279</w:t>
        </w:r>
      </w:hyperlink>
    </w:p>
    <w:p w14:paraId="080007ED" w14:textId="17F55BF4" w:rsidR="003C3DD0" w:rsidRDefault="00D44402" w:rsidP="00DC4538">
      <w:pPr>
        <w:pStyle w:val="Title2"/>
        <w:jc w:val="left"/>
        <w:rPr>
          <w:sz w:val="22"/>
          <w:szCs w:val="22"/>
        </w:rPr>
      </w:pPr>
      <w:r>
        <w:rPr>
          <w:sz w:val="22"/>
          <w:szCs w:val="22"/>
        </w:rPr>
        <w:t xml:space="preserve">In the last section of the track there is a set of ‘S’ bends </w:t>
      </w:r>
      <w:r w:rsidR="009A5196">
        <w:rPr>
          <w:sz w:val="22"/>
          <w:szCs w:val="22"/>
        </w:rPr>
        <w:t xml:space="preserve">which </w:t>
      </w:r>
      <w:r w:rsidR="002E7493">
        <w:rPr>
          <w:sz w:val="22"/>
          <w:szCs w:val="22"/>
        </w:rPr>
        <w:t>for a real driver</w:t>
      </w:r>
      <w:r w:rsidR="009A5196">
        <w:rPr>
          <w:sz w:val="22"/>
          <w:szCs w:val="22"/>
        </w:rPr>
        <w:t xml:space="preserve">, as can be seen by the video of myself driving, are very smooth and do not require too much steering input as you can use the whole track to reduce the sharpness of the corners allowing the car to flow over the bends quite elegantly. </w:t>
      </w:r>
      <w:r w:rsidR="009E51E0">
        <w:rPr>
          <w:sz w:val="22"/>
          <w:szCs w:val="22"/>
        </w:rPr>
        <w:t xml:space="preserve">With the </w:t>
      </w:r>
      <w:r w:rsidR="00515B35">
        <w:rPr>
          <w:sz w:val="22"/>
          <w:szCs w:val="22"/>
        </w:rPr>
        <w:t>autonomous</w:t>
      </w:r>
      <w:r w:rsidR="009E51E0">
        <w:rPr>
          <w:sz w:val="22"/>
          <w:szCs w:val="22"/>
        </w:rPr>
        <w:t xml:space="preserve"> car, as has already been discussed, the habit of late turn in</w:t>
      </w:r>
      <w:r w:rsidR="00FC58FE">
        <w:rPr>
          <w:sz w:val="22"/>
          <w:szCs w:val="22"/>
        </w:rPr>
        <w:t xml:space="preserve"> and an extreme reaction did not allow for this elegance to transpire </w:t>
      </w:r>
      <w:r w:rsidR="00855356">
        <w:rPr>
          <w:sz w:val="22"/>
          <w:szCs w:val="22"/>
        </w:rPr>
        <w:t>within</w:t>
      </w:r>
      <w:r w:rsidR="00FC58FE">
        <w:rPr>
          <w:sz w:val="22"/>
          <w:szCs w:val="22"/>
        </w:rPr>
        <w:t xml:space="preserve"> the A.I. </w:t>
      </w:r>
      <w:r w:rsidR="00855356">
        <w:rPr>
          <w:sz w:val="22"/>
          <w:szCs w:val="22"/>
        </w:rPr>
        <w:t>T</w:t>
      </w:r>
      <w:r w:rsidR="00FC58FE">
        <w:rPr>
          <w:sz w:val="22"/>
          <w:szCs w:val="22"/>
        </w:rPr>
        <w:t xml:space="preserve">his </w:t>
      </w:r>
      <w:r w:rsidR="005744AA">
        <w:rPr>
          <w:sz w:val="22"/>
          <w:szCs w:val="22"/>
        </w:rPr>
        <w:t>sequence</w:t>
      </w:r>
      <w:r w:rsidR="00FC58FE">
        <w:rPr>
          <w:sz w:val="22"/>
          <w:szCs w:val="22"/>
        </w:rPr>
        <w:t xml:space="preserve"> of corners </w:t>
      </w:r>
      <w:r w:rsidR="00855356">
        <w:rPr>
          <w:sz w:val="22"/>
          <w:szCs w:val="22"/>
        </w:rPr>
        <w:t>was</w:t>
      </w:r>
      <w:r w:rsidR="00FC58FE">
        <w:rPr>
          <w:sz w:val="22"/>
          <w:szCs w:val="22"/>
        </w:rPr>
        <w:t xml:space="preserve"> on</w:t>
      </w:r>
      <w:r w:rsidR="00855356">
        <w:rPr>
          <w:sz w:val="22"/>
          <w:szCs w:val="22"/>
        </w:rPr>
        <w:t>e</w:t>
      </w:r>
      <w:r w:rsidR="00FC58FE">
        <w:rPr>
          <w:sz w:val="22"/>
          <w:szCs w:val="22"/>
        </w:rPr>
        <w:t xml:space="preserve"> of the main </w:t>
      </w:r>
      <w:r w:rsidR="00855356">
        <w:rPr>
          <w:sz w:val="22"/>
          <w:szCs w:val="22"/>
        </w:rPr>
        <w:lastRenderedPageBreak/>
        <w:t>challenges</w:t>
      </w:r>
      <w:r w:rsidR="00FC58FE">
        <w:rPr>
          <w:sz w:val="22"/>
          <w:szCs w:val="22"/>
        </w:rPr>
        <w:t xml:space="preserve"> when trying to replicate the real drive on track.</w:t>
      </w:r>
      <w:r w:rsidR="001360D8">
        <w:rPr>
          <w:sz w:val="22"/>
          <w:szCs w:val="22"/>
        </w:rPr>
        <w:t xml:space="preserve"> On each of the turns in this set (called Hall Bends</w:t>
      </w:r>
      <w:r w:rsidR="00CE30BF">
        <w:rPr>
          <w:sz w:val="22"/>
          <w:szCs w:val="22"/>
        </w:rPr>
        <w:t xml:space="preserve"> and the Hairpin</w:t>
      </w:r>
      <w:r w:rsidR="001360D8">
        <w:rPr>
          <w:sz w:val="22"/>
          <w:szCs w:val="22"/>
        </w:rPr>
        <w:t>)</w:t>
      </w:r>
      <w:r w:rsidR="00CE30BF">
        <w:rPr>
          <w:sz w:val="22"/>
          <w:szCs w:val="22"/>
        </w:rPr>
        <w:t xml:space="preserve">, the </w:t>
      </w:r>
      <w:r w:rsidR="00080399">
        <w:rPr>
          <w:sz w:val="22"/>
          <w:szCs w:val="22"/>
        </w:rPr>
        <w:t>autonomous car</w:t>
      </w:r>
      <w:r w:rsidR="00CE30BF">
        <w:rPr>
          <w:sz w:val="22"/>
          <w:szCs w:val="22"/>
        </w:rPr>
        <w:t xml:space="preserve"> took a late and extreme turn angle around which </w:t>
      </w:r>
      <w:r w:rsidR="00D427EC">
        <w:rPr>
          <w:sz w:val="22"/>
          <w:szCs w:val="22"/>
        </w:rPr>
        <w:t xml:space="preserve">it then tried to correct as it was entering the next corner in the sequence. This </w:t>
      </w:r>
      <w:r w:rsidR="00CE30BF">
        <w:rPr>
          <w:sz w:val="22"/>
          <w:szCs w:val="22"/>
        </w:rPr>
        <w:t xml:space="preserve">drastically hinders the performance and highlights the main </w:t>
      </w:r>
      <w:r w:rsidR="00094F8A">
        <w:rPr>
          <w:sz w:val="22"/>
          <w:szCs w:val="22"/>
        </w:rPr>
        <w:t>shortfall</w:t>
      </w:r>
      <w:r w:rsidR="00CE30BF">
        <w:rPr>
          <w:sz w:val="22"/>
          <w:szCs w:val="22"/>
        </w:rPr>
        <w:t xml:space="preserve"> of the data and inputs given into the network, </w:t>
      </w:r>
      <w:r w:rsidR="0091319D">
        <w:rPr>
          <w:sz w:val="22"/>
          <w:szCs w:val="22"/>
        </w:rPr>
        <w:t>rather than</w:t>
      </w:r>
      <w:r w:rsidR="00CE30BF">
        <w:rPr>
          <w:sz w:val="22"/>
          <w:szCs w:val="22"/>
        </w:rPr>
        <w:t xml:space="preserve"> the Evolutionary technique itself.</w:t>
      </w:r>
      <w:r w:rsidR="00936E4B">
        <w:rPr>
          <w:sz w:val="22"/>
          <w:szCs w:val="22"/>
        </w:rPr>
        <w:t xml:space="preserve"> </w:t>
      </w:r>
      <w:r w:rsidR="00080399">
        <w:rPr>
          <w:sz w:val="22"/>
          <w:szCs w:val="22"/>
        </w:rPr>
        <w:t xml:space="preserve">Given an adequate amount of data </w:t>
      </w:r>
      <w:r w:rsidR="009162D8">
        <w:rPr>
          <w:sz w:val="22"/>
          <w:szCs w:val="22"/>
        </w:rPr>
        <w:t>process</w:t>
      </w:r>
      <w:r w:rsidR="00080399">
        <w:rPr>
          <w:sz w:val="22"/>
          <w:szCs w:val="22"/>
        </w:rPr>
        <w:t>, the A.I. could likely begin to mimic the driving style and line I took around these corners.</w:t>
      </w:r>
    </w:p>
    <w:p w14:paraId="314BF3B5" w14:textId="4AB74C07" w:rsidR="00113852" w:rsidRDefault="003C3DD0" w:rsidP="00DC4538">
      <w:pPr>
        <w:pStyle w:val="Title2"/>
        <w:jc w:val="left"/>
        <w:rPr>
          <w:sz w:val="22"/>
          <w:szCs w:val="22"/>
        </w:rPr>
      </w:pPr>
      <w:r>
        <w:rPr>
          <w:sz w:val="22"/>
          <w:szCs w:val="22"/>
        </w:rPr>
        <w:t xml:space="preserve">I believe the reason for this </w:t>
      </w:r>
      <w:r w:rsidR="00454BB8">
        <w:rPr>
          <w:sz w:val="22"/>
          <w:szCs w:val="22"/>
        </w:rPr>
        <w:t>behaviour</w:t>
      </w:r>
      <w:r>
        <w:rPr>
          <w:sz w:val="22"/>
          <w:szCs w:val="22"/>
        </w:rPr>
        <w:t xml:space="preserve"> of the car</w:t>
      </w:r>
      <w:r w:rsidR="00FC66A7">
        <w:rPr>
          <w:sz w:val="22"/>
          <w:szCs w:val="22"/>
        </w:rPr>
        <w:t xml:space="preserve"> </w:t>
      </w:r>
      <w:r>
        <w:rPr>
          <w:sz w:val="22"/>
          <w:szCs w:val="22"/>
        </w:rPr>
        <w:t xml:space="preserve">is due to the lack of knowledge about the track and its environment. All that the car can see is what is directly in front of it, therefore making it unable to plan for a longer set of continuous corners, leading to </w:t>
      </w:r>
      <w:r w:rsidR="008A19BD">
        <w:rPr>
          <w:sz w:val="22"/>
          <w:szCs w:val="22"/>
        </w:rPr>
        <w:t xml:space="preserve">these </w:t>
      </w:r>
      <w:r>
        <w:rPr>
          <w:sz w:val="22"/>
          <w:szCs w:val="22"/>
        </w:rPr>
        <w:t>late</w:t>
      </w:r>
      <w:del w:id="208" w:author="(s) Kieran Apps" w:date="2022-04-26T13:47:00Z">
        <w:r w:rsidDel="00C31A8A">
          <w:rPr>
            <w:sz w:val="22"/>
            <w:szCs w:val="22"/>
          </w:rPr>
          <w:delText>, and</w:delText>
        </w:r>
      </w:del>
      <w:ins w:id="209" w:author="(s) Kieran Apps" w:date="2022-04-26T13:47:00Z">
        <w:r w:rsidR="00C31A8A">
          <w:rPr>
            <w:sz w:val="22"/>
            <w:szCs w:val="22"/>
          </w:rPr>
          <w:t xml:space="preserve"> and</w:t>
        </w:r>
      </w:ins>
      <w:r>
        <w:rPr>
          <w:sz w:val="22"/>
          <w:szCs w:val="22"/>
        </w:rPr>
        <w:t xml:space="preserve"> extreme turns sometimes made, especially with tighter corners, where the</w:t>
      </w:r>
      <w:r w:rsidR="00EC3167">
        <w:rPr>
          <w:sz w:val="22"/>
          <w:szCs w:val="22"/>
        </w:rPr>
        <w:t xml:space="preserve"> simulated LIDAR rays</w:t>
      </w:r>
      <w:r>
        <w:rPr>
          <w:sz w:val="22"/>
          <w:szCs w:val="22"/>
        </w:rPr>
        <w:t xml:space="preserve"> cannot see around. In section 6 (Further Work) a potential </w:t>
      </w:r>
      <w:r w:rsidR="00454BB8">
        <w:rPr>
          <w:sz w:val="22"/>
          <w:szCs w:val="22"/>
        </w:rPr>
        <w:t>enhancement</w:t>
      </w:r>
      <w:r>
        <w:rPr>
          <w:sz w:val="22"/>
          <w:szCs w:val="22"/>
        </w:rPr>
        <w:t xml:space="preserve"> for this issue is </w:t>
      </w:r>
      <w:r w:rsidR="00454BB8">
        <w:rPr>
          <w:sz w:val="22"/>
          <w:szCs w:val="22"/>
        </w:rPr>
        <w:t>discussed and</w:t>
      </w:r>
      <w:r>
        <w:rPr>
          <w:sz w:val="22"/>
          <w:szCs w:val="22"/>
        </w:rPr>
        <w:t xml:space="preserve"> that should allow the car to </w:t>
      </w:r>
      <w:r w:rsidR="00454BB8">
        <w:rPr>
          <w:sz w:val="22"/>
          <w:szCs w:val="22"/>
        </w:rPr>
        <w:t>“</w:t>
      </w:r>
      <w:r>
        <w:rPr>
          <w:sz w:val="22"/>
          <w:szCs w:val="22"/>
        </w:rPr>
        <w:t>see</w:t>
      </w:r>
      <w:r w:rsidR="00454BB8">
        <w:rPr>
          <w:sz w:val="22"/>
          <w:szCs w:val="22"/>
        </w:rPr>
        <w:t>”</w:t>
      </w:r>
      <w:r>
        <w:rPr>
          <w:sz w:val="22"/>
          <w:szCs w:val="22"/>
        </w:rPr>
        <w:t xml:space="preserve"> more of the track and </w:t>
      </w:r>
      <w:proofErr w:type="gramStart"/>
      <w:r w:rsidR="00E6139E">
        <w:rPr>
          <w:sz w:val="22"/>
          <w:szCs w:val="22"/>
        </w:rPr>
        <w:t>plan</w:t>
      </w:r>
      <w:r>
        <w:rPr>
          <w:sz w:val="22"/>
          <w:szCs w:val="22"/>
        </w:rPr>
        <w:t xml:space="preserve"> </w:t>
      </w:r>
      <w:r w:rsidR="00E6139E">
        <w:rPr>
          <w:sz w:val="22"/>
          <w:szCs w:val="22"/>
        </w:rPr>
        <w:t>ahead</w:t>
      </w:r>
      <w:proofErr w:type="gramEnd"/>
      <w:r w:rsidR="00E6139E">
        <w:rPr>
          <w:sz w:val="22"/>
          <w:szCs w:val="22"/>
        </w:rPr>
        <w:t xml:space="preserve"> </w:t>
      </w:r>
      <w:r>
        <w:rPr>
          <w:sz w:val="22"/>
          <w:szCs w:val="22"/>
        </w:rPr>
        <w:t>for sets of corners, thus allowing it to take better, safer and faster lines around the track.</w:t>
      </w:r>
    </w:p>
    <w:p w14:paraId="1E79FA14" w14:textId="77777777" w:rsidR="009A5196" w:rsidRPr="00556E4D" w:rsidRDefault="009A5196"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4DAE57C0" w14:textId="6BD5B971" w:rsidR="006E6BFE" w:rsidRDefault="00700985" w:rsidP="000A20E2">
      <w:pPr>
        <w:ind w:firstLine="0"/>
        <w:rPr>
          <w:sz w:val="22"/>
          <w:szCs w:val="22"/>
        </w:rPr>
      </w:pPr>
      <w:r>
        <w:rPr>
          <w:sz w:val="22"/>
          <w:szCs w:val="22"/>
        </w:rPr>
        <w:t>Creating an autonomous vehicle to navigate Cadwell Park in this project has been a success.</w:t>
      </w:r>
      <w:r w:rsidR="00227223">
        <w:rPr>
          <w:sz w:val="22"/>
          <w:szCs w:val="22"/>
        </w:rPr>
        <w:t xml:space="preserve"> </w:t>
      </w:r>
    </w:p>
    <w:p w14:paraId="0EBC3726" w14:textId="2A5E4DAE" w:rsidR="00700985" w:rsidRDefault="00B365DA" w:rsidP="000A20E2">
      <w:pPr>
        <w:ind w:firstLine="0"/>
        <w:rPr>
          <w:sz w:val="22"/>
          <w:szCs w:val="22"/>
        </w:rPr>
      </w:pPr>
      <w:r>
        <w:rPr>
          <w:sz w:val="22"/>
          <w:szCs w:val="22"/>
        </w:rPr>
        <w:t>I have been able to employ an Evolutionary Algorithm to</w:t>
      </w:r>
      <w:r w:rsidR="001B773A">
        <w:rPr>
          <w:sz w:val="22"/>
          <w:szCs w:val="22"/>
        </w:rPr>
        <w:t xml:space="preserve"> train a Deep Neural Network to safely drive itself around a complex track, as </w:t>
      </w:r>
      <w:r w:rsidR="00D4707E">
        <w:rPr>
          <w:sz w:val="22"/>
          <w:szCs w:val="22"/>
        </w:rPr>
        <w:t xml:space="preserve">per the </w:t>
      </w:r>
      <w:r w:rsidR="001B773A">
        <w:rPr>
          <w:sz w:val="22"/>
          <w:szCs w:val="22"/>
        </w:rPr>
        <w:t xml:space="preserve">original </w:t>
      </w:r>
      <w:r w:rsidR="00D4707E">
        <w:rPr>
          <w:sz w:val="22"/>
          <w:szCs w:val="22"/>
        </w:rPr>
        <w:t>concept</w:t>
      </w:r>
      <w:r w:rsidR="001B773A">
        <w:rPr>
          <w:sz w:val="22"/>
          <w:szCs w:val="22"/>
        </w:rPr>
        <w:t xml:space="preserve"> of this </w:t>
      </w:r>
      <w:r w:rsidR="003D1C53">
        <w:rPr>
          <w:sz w:val="22"/>
          <w:szCs w:val="22"/>
        </w:rPr>
        <w:t>project</w:t>
      </w:r>
      <w:r w:rsidR="001B773A">
        <w:rPr>
          <w:sz w:val="22"/>
          <w:szCs w:val="22"/>
        </w:rPr>
        <w:t xml:space="preserve">. </w:t>
      </w:r>
      <w:r w:rsidR="00D4707E">
        <w:rPr>
          <w:sz w:val="22"/>
          <w:szCs w:val="22"/>
        </w:rPr>
        <w:t xml:space="preserve">As the project </w:t>
      </w:r>
      <w:r w:rsidR="0013787B">
        <w:rPr>
          <w:sz w:val="22"/>
          <w:szCs w:val="22"/>
        </w:rPr>
        <w:t>developed,</w:t>
      </w:r>
      <w:r w:rsidR="00B76CAA">
        <w:rPr>
          <w:sz w:val="22"/>
          <w:szCs w:val="22"/>
        </w:rPr>
        <w:t xml:space="preserve"> I</w:t>
      </w:r>
      <w:r w:rsidR="001B773A">
        <w:rPr>
          <w:sz w:val="22"/>
          <w:szCs w:val="22"/>
        </w:rPr>
        <w:t xml:space="preserve"> have also been able to employ </w:t>
      </w:r>
      <w:r w:rsidR="00D4707E">
        <w:rPr>
          <w:sz w:val="22"/>
          <w:szCs w:val="22"/>
        </w:rPr>
        <w:t>additional and</w:t>
      </w:r>
      <w:r w:rsidR="001B773A">
        <w:rPr>
          <w:sz w:val="22"/>
          <w:szCs w:val="22"/>
        </w:rPr>
        <w:t xml:space="preserve"> different </w:t>
      </w:r>
      <w:r w:rsidR="000D30B2">
        <w:rPr>
          <w:sz w:val="22"/>
          <w:szCs w:val="22"/>
        </w:rPr>
        <w:t>concepts I have learnt through my time at university in other related modules, as well as key concepts from other academic papers as seen in the literature review</w:t>
      </w:r>
      <w:r w:rsidR="00C50DBD">
        <w:rPr>
          <w:sz w:val="22"/>
          <w:szCs w:val="22"/>
        </w:rPr>
        <w:t xml:space="preserve"> section of this project and report. </w:t>
      </w:r>
      <w:r w:rsidR="00D4707E">
        <w:rPr>
          <w:sz w:val="22"/>
          <w:szCs w:val="22"/>
        </w:rPr>
        <w:t xml:space="preserve">The further additional scope to the project of seeking to develop the AI to improve the speed of cars around the track was also successful. </w:t>
      </w:r>
      <w:r w:rsidR="00F93C9C">
        <w:rPr>
          <w:sz w:val="22"/>
          <w:szCs w:val="22"/>
        </w:rPr>
        <w:t>The car was able to learn when to accelerate after a bend onto a straight and to slow down for corners such that it can successfully make the turn. These aspects together allowed the car to keep a good pace around the track, as this additional scope required.</w:t>
      </w:r>
    </w:p>
    <w:p w14:paraId="6AEFC8DD" w14:textId="406CD55A" w:rsidR="008A2AC0" w:rsidRDefault="002C3522" w:rsidP="000A20E2">
      <w:pPr>
        <w:ind w:firstLine="0"/>
        <w:rPr>
          <w:sz w:val="22"/>
          <w:szCs w:val="22"/>
        </w:rPr>
      </w:pPr>
      <w:r>
        <w:rPr>
          <w:sz w:val="22"/>
          <w:szCs w:val="22"/>
        </w:rPr>
        <w:t>Researching the</w:t>
      </w:r>
      <w:r w:rsidR="008A2AC0">
        <w:rPr>
          <w:sz w:val="22"/>
          <w:szCs w:val="22"/>
        </w:rPr>
        <w:t xml:space="preserve"> different A.I. methods such as supervised, reinforcement and of course, evolutionary </w:t>
      </w:r>
      <w:r w:rsidR="004141D6">
        <w:rPr>
          <w:sz w:val="22"/>
          <w:szCs w:val="22"/>
        </w:rPr>
        <w:t xml:space="preserve">in more depth </w:t>
      </w:r>
      <w:r w:rsidR="008A2AC0">
        <w:rPr>
          <w:sz w:val="22"/>
          <w:szCs w:val="22"/>
        </w:rPr>
        <w:t xml:space="preserve">has broadened my knowledge on this topic and as a result allowed me to use these concepts in an application of my own choosing, even </w:t>
      </w:r>
      <w:r w:rsidR="004141D6">
        <w:rPr>
          <w:sz w:val="22"/>
          <w:szCs w:val="22"/>
        </w:rPr>
        <w:t xml:space="preserve">though I was not able to find </w:t>
      </w:r>
      <w:r w:rsidR="007C1F59">
        <w:rPr>
          <w:sz w:val="22"/>
          <w:szCs w:val="22"/>
        </w:rPr>
        <w:t xml:space="preserve">many </w:t>
      </w:r>
      <w:r w:rsidR="004141D6">
        <w:rPr>
          <w:sz w:val="22"/>
          <w:szCs w:val="22"/>
        </w:rPr>
        <w:t>existing</w:t>
      </w:r>
      <w:r w:rsidR="008A2AC0">
        <w:rPr>
          <w:sz w:val="22"/>
          <w:szCs w:val="22"/>
        </w:rPr>
        <w:t xml:space="preserve"> use cases doing </w:t>
      </w:r>
      <w:r w:rsidR="004141D6">
        <w:rPr>
          <w:sz w:val="22"/>
          <w:szCs w:val="22"/>
        </w:rPr>
        <w:t>a similar</w:t>
      </w:r>
      <w:r w:rsidR="008A2AC0">
        <w:rPr>
          <w:sz w:val="22"/>
          <w:szCs w:val="22"/>
        </w:rPr>
        <w:t xml:space="preserve"> thing</w:t>
      </w:r>
      <w:r w:rsidR="00830A4A">
        <w:rPr>
          <w:sz w:val="22"/>
          <w:szCs w:val="22"/>
        </w:rPr>
        <w:t xml:space="preserve"> to learn </w:t>
      </w:r>
      <w:r w:rsidR="004141D6">
        <w:rPr>
          <w:sz w:val="22"/>
          <w:szCs w:val="22"/>
        </w:rPr>
        <w:t xml:space="preserve">from </w:t>
      </w:r>
      <w:r w:rsidR="00830A4A">
        <w:rPr>
          <w:sz w:val="22"/>
          <w:szCs w:val="22"/>
        </w:rPr>
        <w:t>and refer to</w:t>
      </w:r>
      <w:r w:rsidR="004141D6">
        <w:rPr>
          <w:sz w:val="22"/>
          <w:szCs w:val="22"/>
        </w:rPr>
        <w:t>.</w:t>
      </w:r>
      <w:r w:rsidR="008A2AC0">
        <w:rPr>
          <w:sz w:val="22"/>
          <w:szCs w:val="22"/>
        </w:rPr>
        <w:t xml:space="preserve"> </w:t>
      </w:r>
      <w:r w:rsidR="00D4650C">
        <w:rPr>
          <w:sz w:val="22"/>
          <w:szCs w:val="22"/>
        </w:rPr>
        <w:t xml:space="preserve">Therefore, </w:t>
      </w:r>
      <w:r w:rsidR="004141D6">
        <w:rPr>
          <w:sz w:val="22"/>
          <w:szCs w:val="22"/>
        </w:rPr>
        <w:t>from a personal perspective, this project has enabled me to learn a signifi</w:t>
      </w:r>
      <w:r w:rsidR="00600DD6">
        <w:rPr>
          <w:sz w:val="22"/>
          <w:szCs w:val="22"/>
        </w:rPr>
        <w:t>cant</w:t>
      </w:r>
      <w:r w:rsidR="004141D6">
        <w:rPr>
          <w:sz w:val="22"/>
          <w:szCs w:val="22"/>
        </w:rPr>
        <w:t xml:space="preserve"> amount about </w:t>
      </w:r>
      <w:r w:rsidR="00D4650C">
        <w:rPr>
          <w:sz w:val="22"/>
          <w:szCs w:val="22"/>
        </w:rPr>
        <w:t>Artificial Intelligence</w:t>
      </w:r>
      <w:r w:rsidR="004141D6">
        <w:rPr>
          <w:sz w:val="22"/>
          <w:szCs w:val="22"/>
        </w:rPr>
        <w:t xml:space="preserve"> methods and their</w:t>
      </w:r>
      <w:r w:rsidR="00D4650C">
        <w:rPr>
          <w:sz w:val="22"/>
          <w:szCs w:val="22"/>
        </w:rPr>
        <w:t xml:space="preserve"> </w:t>
      </w:r>
      <w:r>
        <w:rPr>
          <w:sz w:val="22"/>
          <w:szCs w:val="22"/>
        </w:rPr>
        <w:t>application and</w:t>
      </w:r>
      <w:r w:rsidR="00600DD6">
        <w:rPr>
          <w:sz w:val="22"/>
          <w:szCs w:val="22"/>
        </w:rPr>
        <w:t xml:space="preserve"> has been a huge success</w:t>
      </w:r>
      <w:r w:rsidR="00433EFB">
        <w:rPr>
          <w:sz w:val="22"/>
          <w:szCs w:val="22"/>
        </w:rPr>
        <w:t xml:space="preserve"> for me.</w:t>
      </w:r>
    </w:p>
    <w:p w14:paraId="72A23209" w14:textId="3312FB97" w:rsidR="0053238D" w:rsidRDefault="0053238D" w:rsidP="000A20E2">
      <w:pPr>
        <w:ind w:firstLine="0"/>
        <w:rPr>
          <w:sz w:val="22"/>
          <w:szCs w:val="22"/>
        </w:rPr>
      </w:pPr>
      <w:r>
        <w:rPr>
          <w:sz w:val="22"/>
          <w:szCs w:val="22"/>
        </w:rPr>
        <w:t xml:space="preserve">I have also been able to learn how individual parameters on a Neural Network can influence </w:t>
      </w:r>
      <w:r w:rsidR="003538BA">
        <w:rPr>
          <w:sz w:val="22"/>
          <w:szCs w:val="22"/>
        </w:rPr>
        <w:t>its actions</w:t>
      </w:r>
      <w:r>
        <w:rPr>
          <w:sz w:val="22"/>
          <w:szCs w:val="22"/>
        </w:rPr>
        <w:t xml:space="preserve"> and outputs</w:t>
      </w:r>
      <w:r w:rsidR="00600DD6">
        <w:rPr>
          <w:sz w:val="22"/>
          <w:szCs w:val="22"/>
        </w:rPr>
        <w:t>.</w:t>
      </w:r>
      <w:r>
        <w:rPr>
          <w:sz w:val="22"/>
          <w:szCs w:val="22"/>
        </w:rPr>
        <w:t xml:space="preserve"> </w:t>
      </w:r>
      <w:r w:rsidR="00600DD6">
        <w:rPr>
          <w:sz w:val="22"/>
          <w:szCs w:val="22"/>
        </w:rPr>
        <w:t>Specifically the</w:t>
      </w:r>
      <w:r>
        <w:rPr>
          <w:sz w:val="22"/>
          <w:szCs w:val="22"/>
        </w:rPr>
        <w:t xml:space="preserve"> range of the weights</w:t>
      </w:r>
      <w:r w:rsidR="00600DD6">
        <w:rPr>
          <w:sz w:val="22"/>
          <w:szCs w:val="22"/>
        </w:rPr>
        <w:t xml:space="preserve"> used</w:t>
      </w:r>
      <w:r>
        <w:rPr>
          <w:sz w:val="22"/>
          <w:szCs w:val="22"/>
        </w:rPr>
        <w:t xml:space="preserve"> </w:t>
      </w:r>
      <w:r w:rsidR="00D00B91">
        <w:rPr>
          <w:sz w:val="22"/>
          <w:szCs w:val="22"/>
        </w:rPr>
        <w:t>and how</w:t>
      </w:r>
      <w:r>
        <w:rPr>
          <w:sz w:val="22"/>
          <w:szCs w:val="22"/>
        </w:rPr>
        <w:t xml:space="preserve"> parameters within a Genetic Algorithm affect the evolution of the Networks within the population. </w:t>
      </w:r>
      <w:commentRangeStart w:id="210"/>
      <w:r>
        <w:rPr>
          <w:sz w:val="22"/>
          <w:szCs w:val="22"/>
        </w:rPr>
        <w:t>For example, increasing the mutation rate can allow for a larger search space</w:t>
      </w:r>
      <w:r w:rsidR="003538BA">
        <w:rPr>
          <w:sz w:val="22"/>
          <w:szCs w:val="22"/>
        </w:rPr>
        <w:t xml:space="preserve"> to be explored</w:t>
      </w:r>
      <w:r>
        <w:rPr>
          <w:sz w:val="22"/>
          <w:szCs w:val="22"/>
        </w:rPr>
        <w:t>, but may lead to a longer convergence time</w:t>
      </w:r>
      <w:r w:rsidR="00AD1EF5">
        <w:rPr>
          <w:sz w:val="22"/>
          <w:szCs w:val="22"/>
        </w:rPr>
        <w:t>.</w:t>
      </w:r>
      <w:r>
        <w:rPr>
          <w:sz w:val="22"/>
          <w:szCs w:val="22"/>
        </w:rPr>
        <w:t xml:space="preserve"> </w:t>
      </w:r>
      <w:r w:rsidR="0051749F">
        <w:rPr>
          <w:sz w:val="22"/>
          <w:szCs w:val="22"/>
        </w:rPr>
        <w:t xml:space="preserve">This </w:t>
      </w:r>
      <w:r w:rsidR="00AD1EF5">
        <w:rPr>
          <w:sz w:val="22"/>
          <w:szCs w:val="22"/>
        </w:rPr>
        <w:t>can r</w:t>
      </w:r>
      <w:r w:rsidR="00600DD6">
        <w:rPr>
          <w:sz w:val="22"/>
          <w:szCs w:val="22"/>
        </w:rPr>
        <w:t xml:space="preserve">esult </w:t>
      </w:r>
      <w:r w:rsidR="003538BA">
        <w:rPr>
          <w:sz w:val="22"/>
          <w:szCs w:val="22"/>
        </w:rPr>
        <w:t>in the</w:t>
      </w:r>
      <w:r>
        <w:rPr>
          <w:sz w:val="22"/>
          <w:szCs w:val="22"/>
        </w:rPr>
        <w:t xml:space="preserve"> potential </w:t>
      </w:r>
      <w:r w:rsidR="00AD1EF5">
        <w:rPr>
          <w:sz w:val="22"/>
          <w:szCs w:val="22"/>
        </w:rPr>
        <w:t xml:space="preserve">to use an </w:t>
      </w:r>
      <w:r>
        <w:rPr>
          <w:sz w:val="22"/>
          <w:szCs w:val="22"/>
        </w:rPr>
        <w:t>adjustable mutation rate that decrease</w:t>
      </w:r>
      <w:r w:rsidR="0051749F">
        <w:rPr>
          <w:sz w:val="22"/>
          <w:szCs w:val="22"/>
        </w:rPr>
        <w:t>s</w:t>
      </w:r>
      <w:r>
        <w:rPr>
          <w:sz w:val="22"/>
          <w:szCs w:val="22"/>
        </w:rPr>
        <w:t xml:space="preserve"> as fitness increases</w:t>
      </w:r>
      <w:r w:rsidR="00AD1EF5">
        <w:rPr>
          <w:sz w:val="22"/>
          <w:szCs w:val="22"/>
        </w:rPr>
        <w:t xml:space="preserve"> to benefit both convergence time</w:t>
      </w:r>
      <w:del w:id="211" w:author="(s) Kieran Apps" w:date="2022-04-26T13:47:00Z">
        <w:r w:rsidR="00AD1EF5" w:rsidDel="00C31A8A">
          <w:rPr>
            <w:sz w:val="22"/>
            <w:szCs w:val="22"/>
          </w:rPr>
          <w:delText>, and</w:delText>
        </w:r>
      </w:del>
      <w:ins w:id="212" w:author="(s) Kieran Apps" w:date="2022-04-26T13:47:00Z">
        <w:r w:rsidR="00C31A8A">
          <w:rPr>
            <w:sz w:val="22"/>
            <w:szCs w:val="22"/>
          </w:rPr>
          <w:t xml:space="preserve"> and</w:t>
        </w:r>
      </w:ins>
      <w:r w:rsidR="00AD1EF5">
        <w:rPr>
          <w:sz w:val="22"/>
          <w:szCs w:val="22"/>
        </w:rPr>
        <w:t xml:space="preserve"> the area explored</w:t>
      </w:r>
      <w:r>
        <w:rPr>
          <w:sz w:val="22"/>
          <w:szCs w:val="22"/>
        </w:rPr>
        <w:t>.</w:t>
      </w:r>
      <w:commentRangeEnd w:id="210"/>
      <w:r w:rsidR="00600DD6">
        <w:rPr>
          <w:rStyle w:val="CommentReference"/>
        </w:rPr>
        <w:commentReference w:id="210"/>
      </w:r>
    </w:p>
    <w:p w14:paraId="7E3CE47B" w14:textId="1F4D2940" w:rsidR="00610C7B" w:rsidRDefault="00610C7B" w:rsidP="000A20E2">
      <w:pPr>
        <w:ind w:firstLine="0"/>
        <w:rPr>
          <w:sz w:val="22"/>
          <w:szCs w:val="22"/>
        </w:rPr>
      </w:pPr>
      <w:r>
        <w:rPr>
          <w:sz w:val="22"/>
          <w:szCs w:val="22"/>
        </w:rPr>
        <w:lastRenderedPageBreak/>
        <w:t>With this project, I have also been able to add</w:t>
      </w:r>
      <w:r w:rsidR="00C00C9B">
        <w:rPr>
          <w:sz w:val="22"/>
          <w:szCs w:val="22"/>
        </w:rPr>
        <w:t xml:space="preserve"> to the</w:t>
      </w:r>
      <w:r>
        <w:rPr>
          <w:sz w:val="22"/>
          <w:szCs w:val="22"/>
        </w:rPr>
        <w:t xml:space="preserve"> A.I. space, </w:t>
      </w:r>
      <w:r w:rsidR="00C00C9B">
        <w:rPr>
          <w:sz w:val="22"/>
          <w:szCs w:val="22"/>
        </w:rPr>
        <w:t xml:space="preserve">that </w:t>
      </w:r>
      <w:r>
        <w:rPr>
          <w:sz w:val="22"/>
          <w:szCs w:val="22"/>
        </w:rPr>
        <w:t>being</w:t>
      </w:r>
      <w:r w:rsidR="00C00C9B">
        <w:rPr>
          <w:sz w:val="22"/>
          <w:szCs w:val="22"/>
        </w:rPr>
        <w:t xml:space="preserve"> Autonomous Vehicles with Evolutionary Learning. </w:t>
      </w:r>
      <w:r w:rsidR="00A901B2">
        <w:rPr>
          <w:sz w:val="22"/>
          <w:szCs w:val="22"/>
        </w:rPr>
        <w:t>This project has been able to showcase the versatility of this A.I. method</w:t>
      </w:r>
      <w:r w:rsidR="006B1553">
        <w:rPr>
          <w:sz w:val="22"/>
          <w:szCs w:val="22"/>
        </w:rPr>
        <w:t xml:space="preserve"> </w:t>
      </w:r>
      <w:r w:rsidR="00EB67CA">
        <w:rPr>
          <w:sz w:val="22"/>
          <w:szCs w:val="22"/>
        </w:rPr>
        <w:t>to rapidly evolve and develop an</w:t>
      </w:r>
      <w:r w:rsidR="00641D3E">
        <w:rPr>
          <w:sz w:val="22"/>
          <w:szCs w:val="22"/>
        </w:rPr>
        <w:t xml:space="preserve"> </w:t>
      </w:r>
      <w:r w:rsidR="00EB67CA">
        <w:rPr>
          <w:sz w:val="22"/>
          <w:szCs w:val="22"/>
        </w:rPr>
        <w:t xml:space="preserve">autonomous car that can be the foundation for building on top of to create safe self-driving vehicles that </w:t>
      </w:r>
      <w:r w:rsidR="00600DD6">
        <w:rPr>
          <w:sz w:val="22"/>
          <w:szCs w:val="22"/>
        </w:rPr>
        <w:t>could</w:t>
      </w:r>
      <w:r w:rsidR="00EB67CA">
        <w:rPr>
          <w:sz w:val="22"/>
          <w:szCs w:val="22"/>
        </w:rPr>
        <w:t xml:space="preserve"> be used </w:t>
      </w:r>
      <w:r w:rsidR="005E6A1A">
        <w:rPr>
          <w:sz w:val="22"/>
          <w:szCs w:val="22"/>
        </w:rPr>
        <w:t>alongside</w:t>
      </w:r>
      <w:r w:rsidR="00EB67CA">
        <w:rPr>
          <w:sz w:val="22"/>
          <w:szCs w:val="22"/>
        </w:rPr>
        <w:t xml:space="preserve"> other road users.</w:t>
      </w:r>
    </w:p>
    <w:p w14:paraId="3B577D8E" w14:textId="1E8FB6DC" w:rsidR="00F954C0" w:rsidRDefault="00BF29D1" w:rsidP="000A20E2">
      <w:pPr>
        <w:ind w:firstLine="0"/>
        <w:rPr>
          <w:sz w:val="22"/>
          <w:szCs w:val="22"/>
        </w:rPr>
      </w:pPr>
      <w:r>
        <w:rPr>
          <w:sz w:val="22"/>
          <w:szCs w:val="22"/>
        </w:rPr>
        <w:t>During the various iterations t</w:t>
      </w:r>
      <w:r w:rsidR="00F954C0">
        <w:rPr>
          <w:sz w:val="22"/>
          <w:szCs w:val="22"/>
        </w:rPr>
        <w:t>he car</w:t>
      </w:r>
      <w:r>
        <w:rPr>
          <w:sz w:val="22"/>
          <w:szCs w:val="22"/>
        </w:rPr>
        <w:t>s</w:t>
      </w:r>
      <w:r w:rsidR="00F954C0">
        <w:rPr>
          <w:sz w:val="22"/>
          <w:szCs w:val="22"/>
        </w:rPr>
        <w:t xml:space="preserve"> did however behave in some unexpected ways, </w:t>
      </w:r>
      <w:r w:rsidR="007E5875">
        <w:rPr>
          <w:sz w:val="22"/>
          <w:szCs w:val="22"/>
        </w:rPr>
        <w:t xml:space="preserve">such as with the amount of wiggling that occurred during some sections of the track and with the late and extreme turns into some of the corners. </w:t>
      </w:r>
      <w:r w:rsidR="00277139">
        <w:rPr>
          <w:sz w:val="22"/>
          <w:szCs w:val="22"/>
        </w:rPr>
        <w:t xml:space="preserve">While the car was a success and safely navigated the whole track, these aspects leave some room for improvement, which </w:t>
      </w:r>
      <w:r w:rsidR="007719B3">
        <w:rPr>
          <w:sz w:val="22"/>
          <w:szCs w:val="22"/>
        </w:rPr>
        <w:t>can be</w:t>
      </w:r>
      <w:r w:rsidR="00277139">
        <w:rPr>
          <w:sz w:val="22"/>
          <w:szCs w:val="22"/>
        </w:rPr>
        <w:t xml:space="preserve"> </w:t>
      </w:r>
      <w:r w:rsidR="00425576">
        <w:rPr>
          <w:sz w:val="22"/>
          <w:szCs w:val="22"/>
        </w:rPr>
        <w:t>addressed</w:t>
      </w:r>
      <w:r>
        <w:rPr>
          <w:sz w:val="22"/>
          <w:szCs w:val="22"/>
        </w:rPr>
        <w:t xml:space="preserve"> as described</w:t>
      </w:r>
      <w:r w:rsidR="00277139">
        <w:rPr>
          <w:sz w:val="22"/>
          <w:szCs w:val="22"/>
        </w:rPr>
        <w:t xml:space="preserve"> in the Further Work section below. </w:t>
      </w:r>
    </w:p>
    <w:p w14:paraId="09D9B7A3" w14:textId="644C9B2C" w:rsidR="005E6A1A" w:rsidRDefault="005E6A1A" w:rsidP="000A20E2">
      <w:pPr>
        <w:ind w:firstLine="0"/>
        <w:rPr>
          <w:sz w:val="22"/>
          <w:szCs w:val="22"/>
        </w:rPr>
      </w:pPr>
      <w:r>
        <w:rPr>
          <w:sz w:val="22"/>
          <w:szCs w:val="22"/>
        </w:rPr>
        <w:t xml:space="preserve">To </w:t>
      </w:r>
      <w:r w:rsidR="001604D0">
        <w:rPr>
          <w:sz w:val="22"/>
          <w:szCs w:val="22"/>
        </w:rPr>
        <w:t>conclude,</w:t>
      </w:r>
      <w:r>
        <w:rPr>
          <w:sz w:val="22"/>
          <w:szCs w:val="22"/>
        </w:rPr>
        <w:t xml:space="preserve"> I have been able to grow my knowledge of A.I. and Evolutionary Learning</w:t>
      </w:r>
      <w:r w:rsidR="00850ECE">
        <w:rPr>
          <w:sz w:val="22"/>
          <w:szCs w:val="22"/>
        </w:rPr>
        <w:t>,</w:t>
      </w:r>
      <w:r>
        <w:rPr>
          <w:sz w:val="22"/>
          <w:szCs w:val="22"/>
        </w:rPr>
        <w:t xml:space="preserve"> apply this </w:t>
      </w:r>
      <w:r w:rsidR="009D3F5A">
        <w:rPr>
          <w:sz w:val="22"/>
          <w:szCs w:val="22"/>
        </w:rPr>
        <w:t xml:space="preserve">technique </w:t>
      </w:r>
      <w:r>
        <w:rPr>
          <w:sz w:val="22"/>
          <w:szCs w:val="22"/>
        </w:rPr>
        <w:t>into a</w:t>
      </w:r>
      <w:r w:rsidR="00F1090E">
        <w:rPr>
          <w:sz w:val="22"/>
          <w:szCs w:val="22"/>
        </w:rPr>
        <w:t xml:space="preserve"> </w:t>
      </w:r>
      <w:r>
        <w:rPr>
          <w:sz w:val="22"/>
          <w:szCs w:val="22"/>
        </w:rPr>
        <w:t>n</w:t>
      </w:r>
      <w:r w:rsidR="00F1090E">
        <w:rPr>
          <w:sz w:val="22"/>
          <w:szCs w:val="22"/>
        </w:rPr>
        <w:t>ew</w:t>
      </w:r>
      <w:r>
        <w:rPr>
          <w:sz w:val="22"/>
          <w:szCs w:val="22"/>
        </w:rPr>
        <w:t xml:space="preserve"> emerging technology field </w:t>
      </w:r>
      <w:r w:rsidR="00BF29D1">
        <w:rPr>
          <w:sz w:val="22"/>
          <w:szCs w:val="22"/>
        </w:rPr>
        <w:t>and</w:t>
      </w:r>
      <w:r>
        <w:rPr>
          <w:sz w:val="22"/>
          <w:szCs w:val="22"/>
        </w:rPr>
        <w:t xml:space="preserve"> explore the benefits of this method</w:t>
      </w:r>
      <w:r w:rsidR="00EB094F">
        <w:rPr>
          <w:sz w:val="22"/>
          <w:szCs w:val="22"/>
        </w:rPr>
        <w:t>, such as its r</w:t>
      </w:r>
      <w:r w:rsidR="003C20E3">
        <w:rPr>
          <w:sz w:val="22"/>
          <w:szCs w:val="22"/>
        </w:rPr>
        <w:t>a</w:t>
      </w:r>
      <w:r w:rsidR="00EB094F">
        <w:rPr>
          <w:sz w:val="22"/>
          <w:szCs w:val="22"/>
        </w:rPr>
        <w:t>pid learning</w:t>
      </w:r>
      <w:r w:rsidR="00901EC9">
        <w:rPr>
          <w:sz w:val="22"/>
          <w:szCs w:val="22"/>
        </w:rPr>
        <w:t>. I have</w:t>
      </w:r>
      <w:r>
        <w:rPr>
          <w:sz w:val="22"/>
          <w:szCs w:val="22"/>
        </w:rPr>
        <w:t xml:space="preserve"> also </w:t>
      </w:r>
      <w:r w:rsidR="00901EC9">
        <w:rPr>
          <w:sz w:val="22"/>
          <w:szCs w:val="22"/>
        </w:rPr>
        <w:t xml:space="preserve">been able to </w:t>
      </w:r>
      <w:r>
        <w:rPr>
          <w:sz w:val="22"/>
          <w:szCs w:val="22"/>
        </w:rPr>
        <w:t>learn</w:t>
      </w:r>
      <w:r w:rsidR="00901EC9">
        <w:rPr>
          <w:sz w:val="22"/>
          <w:szCs w:val="22"/>
        </w:rPr>
        <w:t xml:space="preserve"> </w:t>
      </w:r>
      <w:r>
        <w:rPr>
          <w:sz w:val="22"/>
          <w:szCs w:val="22"/>
        </w:rPr>
        <w:t xml:space="preserve">about </w:t>
      </w:r>
      <w:r w:rsidR="00BF29D1">
        <w:rPr>
          <w:sz w:val="22"/>
          <w:szCs w:val="22"/>
        </w:rPr>
        <w:t xml:space="preserve">various </w:t>
      </w:r>
      <w:r>
        <w:rPr>
          <w:sz w:val="22"/>
          <w:szCs w:val="22"/>
        </w:rPr>
        <w:t xml:space="preserve">other methods of Artificial Intelligence and build on my knowledge already </w:t>
      </w:r>
      <w:r w:rsidR="00BF29D1">
        <w:rPr>
          <w:sz w:val="22"/>
          <w:szCs w:val="22"/>
        </w:rPr>
        <w:t>embedded through</w:t>
      </w:r>
      <w:r>
        <w:rPr>
          <w:sz w:val="22"/>
          <w:szCs w:val="22"/>
        </w:rPr>
        <w:t xml:space="preserve"> my studies at </w:t>
      </w:r>
      <w:r w:rsidR="003C48D7">
        <w:rPr>
          <w:sz w:val="22"/>
          <w:szCs w:val="22"/>
        </w:rPr>
        <w:t>university</w:t>
      </w:r>
      <w:r>
        <w:rPr>
          <w:sz w:val="22"/>
          <w:szCs w:val="22"/>
        </w:rPr>
        <w:t>.</w:t>
      </w:r>
    </w:p>
    <w:p w14:paraId="1B92CAD2" w14:textId="77777777" w:rsidR="00FD1AC5" w:rsidRDefault="00FD1AC5" w:rsidP="000A20E2">
      <w:pPr>
        <w:ind w:firstLine="0"/>
      </w:pPr>
    </w:p>
    <w:p w14:paraId="7608453A" w14:textId="263D5FD9" w:rsidR="00A07987" w:rsidRDefault="00A07987" w:rsidP="000A20E2">
      <w:pPr>
        <w:ind w:firstLine="0"/>
      </w:pPr>
      <w:r>
        <w:t>Further work:</w:t>
      </w:r>
    </w:p>
    <w:p w14:paraId="3CBFB479" w14:textId="3FD0B823" w:rsidR="00AE2818" w:rsidRDefault="00A07987" w:rsidP="000A20E2">
      <w:pPr>
        <w:ind w:firstLine="0"/>
        <w:rPr>
          <w:ins w:id="213" w:author="Nigel Apps" w:date="2022-04-24T21:27:00Z"/>
          <w:sz w:val="22"/>
          <w:szCs w:val="22"/>
        </w:rPr>
      </w:pPr>
      <w:r>
        <w:rPr>
          <w:sz w:val="22"/>
          <w:szCs w:val="22"/>
        </w:rPr>
        <w:t>Whilst this project success</w:t>
      </w:r>
      <w:r w:rsidR="00AE2818">
        <w:rPr>
          <w:sz w:val="22"/>
          <w:szCs w:val="22"/>
        </w:rPr>
        <w:t>fully achieved its objectives</w:t>
      </w:r>
      <w:r>
        <w:rPr>
          <w:sz w:val="22"/>
          <w:szCs w:val="22"/>
        </w:rPr>
        <w:t xml:space="preserve">, some improvements </w:t>
      </w:r>
      <w:r w:rsidR="00AE2818">
        <w:rPr>
          <w:sz w:val="22"/>
          <w:szCs w:val="22"/>
        </w:rPr>
        <w:t>and further developments became clear during testing</w:t>
      </w:r>
      <w:r>
        <w:rPr>
          <w:sz w:val="22"/>
          <w:szCs w:val="22"/>
        </w:rPr>
        <w:t xml:space="preserve">. </w:t>
      </w:r>
    </w:p>
    <w:p w14:paraId="6EC275AB" w14:textId="23EB2E40" w:rsidR="00B324A9" w:rsidRDefault="00504F89" w:rsidP="000A20E2">
      <w:pPr>
        <w:ind w:firstLine="0"/>
        <w:rPr>
          <w:sz w:val="22"/>
          <w:szCs w:val="22"/>
        </w:rPr>
      </w:pPr>
      <w:r>
        <w:rPr>
          <w:sz w:val="22"/>
          <w:szCs w:val="22"/>
        </w:rPr>
        <w:t>Firstly,</w:t>
      </w:r>
      <w:r w:rsidR="00693C75">
        <w:rPr>
          <w:sz w:val="22"/>
          <w:szCs w:val="22"/>
        </w:rPr>
        <w:t xml:space="preserve"> I believe the inputs the Neural Network receives could be improved</w:t>
      </w:r>
      <w:r w:rsidR="00AE2818">
        <w:rPr>
          <w:sz w:val="22"/>
          <w:szCs w:val="22"/>
        </w:rPr>
        <w:t xml:space="preserve"> by</w:t>
      </w:r>
      <w:r w:rsidR="00B253DE">
        <w:rPr>
          <w:sz w:val="22"/>
          <w:szCs w:val="22"/>
        </w:rPr>
        <w:t xml:space="preserve"> </w:t>
      </w:r>
      <w:r w:rsidR="00AE2818">
        <w:rPr>
          <w:sz w:val="22"/>
          <w:szCs w:val="22"/>
        </w:rPr>
        <w:t>a</w:t>
      </w:r>
      <w:r w:rsidR="004D7B61">
        <w:rPr>
          <w:sz w:val="22"/>
          <w:szCs w:val="22"/>
        </w:rPr>
        <w:t>dding a camera to the car</w:t>
      </w:r>
      <w:r w:rsidR="00491CB6">
        <w:rPr>
          <w:sz w:val="22"/>
          <w:szCs w:val="22"/>
        </w:rPr>
        <w:t>.</w:t>
      </w:r>
      <w:r w:rsidR="004D7B61">
        <w:rPr>
          <w:sz w:val="22"/>
          <w:szCs w:val="22"/>
        </w:rPr>
        <w:t xml:space="preserve"> </w:t>
      </w:r>
      <w:r w:rsidR="00491CB6">
        <w:rPr>
          <w:sz w:val="22"/>
          <w:szCs w:val="22"/>
        </w:rPr>
        <w:t>U</w:t>
      </w:r>
      <w:r w:rsidR="004D7B61">
        <w:rPr>
          <w:sz w:val="22"/>
          <w:szCs w:val="22"/>
        </w:rPr>
        <w:t xml:space="preserve">sing this as input would help with the cars understanding of the track and where it can drive, as well as extra knowledge of what will be following a given corner. Comparing </w:t>
      </w:r>
      <w:r w:rsidR="00B9736A">
        <w:rPr>
          <w:sz w:val="22"/>
          <w:szCs w:val="22"/>
        </w:rPr>
        <w:t xml:space="preserve">my method </w:t>
      </w:r>
      <w:r w:rsidR="004D7B61">
        <w:rPr>
          <w:sz w:val="22"/>
          <w:szCs w:val="22"/>
        </w:rPr>
        <w:t xml:space="preserve">to </w:t>
      </w:r>
      <w:r w:rsidR="00B9736A">
        <w:rPr>
          <w:sz w:val="22"/>
          <w:szCs w:val="22"/>
        </w:rPr>
        <w:t>this</w:t>
      </w:r>
      <w:r w:rsidR="004D7B61">
        <w:rPr>
          <w:sz w:val="22"/>
          <w:szCs w:val="22"/>
        </w:rPr>
        <w:t>, my method allowed the car to only see what was directly in front of it and nothing further ahead, which, prevented any planning ahead by the A.I.</w:t>
      </w:r>
      <w:r w:rsidR="000A0E9E">
        <w:rPr>
          <w:sz w:val="22"/>
          <w:szCs w:val="22"/>
        </w:rPr>
        <w:t xml:space="preserve">, such as seeing a corner </w:t>
      </w:r>
      <w:proofErr w:type="gramStart"/>
      <w:r w:rsidR="000A0E9E">
        <w:rPr>
          <w:sz w:val="22"/>
          <w:szCs w:val="22"/>
        </w:rPr>
        <w:t>and also</w:t>
      </w:r>
      <w:proofErr w:type="gramEnd"/>
      <w:r w:rsidR="000A0E9E">
        <w:rPr>
          <w:sz w:val="22"/>
          <w:szCs w:val="22"/>
        </w:rPr>
        <w:t xml:space="preserve"> being able to tell how sharp the corner is as well as what is following the corner (i.e., is there another bend or a </w:t>
      </w:r>
      <w:commentRangeStart w:id="214"/>
      <w:r w:rsidR="000A0E9E">
        <w:rPr>
          <w:sz w:val="22"/>
          <w:szCs w:val="22"/>
        </w:rPr>
        <w:t>straight</w:t>
      </w:r>
      <w:commentRangeEnd w:id="214"/>
      <w:r w:rsidR="00AE2818">
        <w:rPr>
          <w:rStyle w:val="CommentReference"/>
        </w:rPr>
        <w:commentReference w:id="214"/>
      </w:r>
      <w:r w:rsidR="000A0E9E">
        <w:rPr>
          <w:sz w:val="22"/>
          <w:szCs w:val="22"/>
        </w:rPr>
        <w:t>).</w:t>
      </w:r>
    </w:p>
    <w:p w14:paraId="29D7F0DA" w14:textId="47967E25" w:rsidR="003063FD" w:rsidRDefault="00B324A9" w:rsidP="000A20E2">
      <w:pPr>
        <w:ind w:firstLine="0"/>
        <w:rPr>
          <w:sz w:val="22"/>
          <w:szCs w:val="22"/>
        </w:rPr>
      </w:pPr>
      <w:r>
        <w:rPr>
          <w:sz w:val="22"/>
          <w:szCs w:val="22"/>
        </w:rPr>
        <w:t xml:space="preserve">If this could be implemented into the car, I believe this would </w:t>
      </w:r>
      <w:r w:rsidR="00AE2818">
        <w:rPr>
          <w:sz w:val="22"/>
          <w:szCs w:val="22"/>
        </w:rPr>
        <w:t xml:space="preserve">have a </w:t>
      </w:r>
      <w:r w:rsidR="00AD6148">
        <w:rPr>
          <w:sz w:val="22"/>
          <w:szCs w:val="22"/>
        </w:rPr>
        <w:t>material impact</w:t>
      </w:r>
      <w:r w:rsidR="00AE2818">
        <w:rPr>
          <w:sz w:val="22"/>
          <w:szCs w:val="22"/>
        </w:rPr>
        <w:t xml:space="preserve"> on</w:t>
      </w:r>
      <w:r>
        <w:rPr>
          <w:sz w:val="22"/>
          <w:szCs w:val="22"/>
        </w:rPr>
        <w:t xml:space="preserve"> the stability of the car and </w:t>
      </w:r>
      <w:r w:rsidR="001302F4">
        <w:rPr>
          <w:sz w:val="22"/>
          <w:szCs w:val="22"/>
        </w:rPr>
        <w:t>prevent the</w:t>
      </w:r>
      <w:r>
        <w:rPr>
          <w:sz w:val="22"/>
          <w:szCs w:val="22"/>
        </w:rPr>
        <w:t xml:space="preserve"> ‘wiggling’ that occurred with my method.</w:t>
      </w:r>
      <w:r w:rsidR="00A428C4">
        <w:rPr>
          <w:sz w:val="22"/>
          <w:szCs w:val="22"/>
        </w:rPr>
        <w:t xml:space="preserve"> </w:t>
      </w:r>
      <w:r w:rsidR="003063FD">
        <w:rPr>
          <w:sz w:val="22"/>
          <w:szCs w:val="22"/>
        </w:rPr>
        <w:t xml:space="preserve">It would also allow for the car to </w:t>
      </w:r>
      <w:r w:rsidR="00B5262F">
        <w:rPr>
          <w:sz w:val="22"/>
          <w:szCs w:val="22"/>
        </w:rPr>
        <w:t xml:space="preserve">“see” </w:t>
      </w:r>
      <w:r w:rsidR="003063FD">
        <w:rPr>
          <w:sz w:val="22"/>
          <w:szCs w:val="22"/>
        </w:rPr>
        <w:t xml:space="preserve">further ahead on the track and better prepare for the upcoming corners and sets of continuous corners, which </w:t>
      </w:r>
      <w:r w:rsidR="00AE2818">
        <w:rPr>
          <w:sz w:val="22"/>
          <w:szCs w:val="22"/>
        </w:rPr>
        <w:t>may</w:t>
      </w:r>
      <w:r w:rsidR="003063FD">
        <w:rPr>
          <w:sz w:val="22"/>
          <w:szCs w:val="22"/>
        </w:rPr>
        <w:t xml:space="preserve"> help create a more realistic driving simulation when compared to a real driver around the same track. </w:t>
      </w:r>
      <w:r w:rsidR="00AE2818">
        <w:rPr>
          <w:sz w:val="22"/>
          <w:szCs w:val="22"/>
        </w:rPr>
        <w:t xml:space="preserve">In </w:t>
      </w:r>
      <w:r w:rsidR="008720B5">
        <w:rPr>
          <w:sz w:val="22"/>
          <w:szCs w:val="22"/>
        </w:rPr>
        <w:t>this regard, hopefully</w:t>
      </w:r>
      <w:r w:rsidR="0036513E">
        <w:rPr>
          <w:sz w:val="22"/>
          <w:szCs w:val="22"/>
        </w:rPr>
        <w:t xml:space="preserve"> the car would be able to drive more accurate racing </w:t>
      </w:r>
      <w:r w:rsidR="00AE2818">
        <w:rPr>
          <w:sz w:val="22"/>
          <w:szCs w:val="22"/>
        </w:rPr>
        <w:t xml:space="preserve">(or optimum) </w:t>
      </w:r>
      <w:r w:rsidR="0036513E">
        <w:rPr>
          <w:sz w:val="22"/>
          <w:szCs w:val="22"/>
        </w:rPr>
        <w:t>lines</w:t>
      </w:r>
      <w:r w:rsidR="006A6B21">
        <w:rPr>
          <w:sz w:val="22"/>
          <w:szCs w:val="22"/>
        </w:rPr>
        <w:t xml:space="preserve"> and</w:t>
      </w:r>
      <w:r w:rsidR="0036513E">
        <w:rPr>
          <w:sz w:val="22"/>
          <w:szCs w:val="22"/>
        </w:rPr>
        <w:t xml:space="preserve"> avoid the late and extreme turns into some corner</w:t>
      </w:r>
      <w:r w:rsidR="006A6B21">
        <w:rPr>
          <w:sz w:val="22"/>
          <w:szCs w:val="22"/>
        </w:rPr>
        <w:t>s</w:t>
      </w:r>
      <w:r w:rsidR="0036513E">
        <w:rPr>
          <w:sz w:val="22"/>
          <w:szCs w:val="22"/>
        </w:rPr>
        <w:t xml:space="preserve">, thus removing the need to </w:t>
      </w:r>
      <w:r w:rsidR="006A6B21">
        <w:rPr>
          <w:sz w:val="22"/>
          <w:szCs w:val="22"/>
        </w:rPr>
        <w:t xml:space="preserve">then make </w:t>
      </w:r>
      <w:r w:rsidR="002B0CD6">
        <w:rPr>
          <w:sz w:val="22"/>
          <w:szCs w:val="22"/>
        </w:rPr>
        <w:t>corrections and</w:t>
      </w:r>
      <w:r w:rsidR="0036513E">
        <w:rPr>
          <w:sz w:val="22"/>
          <w:szCs w:val="22"/>
        </w:rPr>
        <w:t xml:space="preserve"> </w:t>
      </w:r>
      <w:r w:rsidR="006A6B21">
        <w:rPr>
          <w:sz w:val="22"/>
          <w:szCs w:val="22"/>
        </w:rPr>
        <w:t>causing issues for the next corner,</w:t>
      </w:r>
      <w:r w:rsidR="00652B88">
        <w:rPr>
          <w:sz w:val="22"/>
          <w:szCs w:val="22"/>
        </w:rPr>
        <w:t xml:space="preserve"> which would</w:t>
      </w:r>
      <w:r w:rsidR="006A6B21">
        <w:rPr>
          <w:sz w:val="22"/>
          <w:szCs w:val="22"/>
        </w:rPr>
        <w:t xml:space="preserve"> reduc</w:t>
      </w:r>
      <w:r w:rsidR="00652B88">
        <w:rPr>
          <w:sz w:val="22"/>
          <w:szCs w:val="22"/>
        </w:rPr>
        <w:t xml:space="preserve">e the </w:t>
      </w:r>
      <w:r w:rsidR="006A6B21">
        <w:rPr>
          <w:sz w:val="22"/>
          <w:szCs w:val="22"/>
        </w:rPr>
        <w:t xml:space="preserve">overall speed. Ultimately this would also </w:t>
      </w:r>
      <w:r w:rsidR="005469AF">
        <w:rPr>
          <w:sz w:val="22"/>
          <w:szCs w:val="22"/>
        </w:rPr>
        <w:t>make the</w:t>
      </w:r>
      <w:r w:rsidR="006A6B21">
        <w:rPr>
          <w:sz w:val="22"/>
          <w:szCs w:val="22"/>
        </w:rPr>
        <w:t xml:space="preserve"> car</w:t>
      </w:r>
      <w:r w:rsidR="0036513E">
        <w:rPr>
          <w:sz w:val="22"/>
          <w:szCs w:val="22"/>
        </w:rPr>
        <w:t xml:space="preserve"> more stable which will also lead to it becoming safer.</w:t>
      </w:r>
    </w:p>
    <w:p w14:paraId="36E6C008" w14:textId="3AB87879" w:rsidR="00A07987" w:rsidRDefault="00A428C4" w:rsidP="000A20E2">
      <w:pPr>
        <w:ind w:firstLine="0"/>
        <w:rPr>
          <w:sz w:val="22"/>
          <w:szCs w:val="22"/>
        </w:rPr>
      </w:pPr>
      <w:r>
        <w:rPr>
          <w:sz w:val="22"/>
          <w:szCs w:val="22"/>
        </w:rPr>
        <w:t>This addition of a camera view would not replace the current ray simulation as th</w:t>
      </w:r>
      <w:r w:rsidR="00564C07">
        <w:rPr>
          <w:sz w:val="22"/>
          <w:szCs w:val="22"/>
        </w:rPr>
        <w:t>ese rays</w:t>
      </w:r>
      <w:r>
        <w:rPr>
          <w:sz w:val="22"/>
          <w:szCs w:val="22"/>
        </w:rPr>
        <w:t xml:space="preserve"> can be extremely useful for measuring distances</w:t>
      </w:r>
      <w:r w:rsidR="007B4734">
        <w:rPr>
          <w:sz w:val="22"/>
          <w:szCs w:val="22"/>
        </w:rPr>
        <w:t>,</w:t>
      </w:r>
      <w:r>
        <w:rPr>
          <w:sz w:val="22"/>
          <w:szCs w:val="22"/>
        </w:rPr>
        <w:t xml:space="preserve"> </w:t>
      </w:r>
      <w:r w:rsidR="00D30CAE">
        <w:rPr>
          <w:sz w:val="22"/>
          <w:szCs w:val="22"/>
        </w:rPr>
        <w:t>since</w:t>
      </w:r>
      <w:r w:rsidR="00AA5E2A">
        <w:rPr>
          <w:sz w:val="22"/>
          <w:szCs w:val="22"/>
        </w:rPr>
        <w:t xml:space="preserve"> </w:t>
      </w:r>
      <w:r w:rsidR="00564C07">
        <w:rPr>
          <w:sz w:val="22"/>
          <w:szCs w:val="22"/>
        </w:rPr>
        <w:t>they</w:t>
      </w:r>
      <w:r>
        <w:rPr>
          <w:sz w:val="22"/>
          <w:szCs w:val="22"/>
        </w:rPr>
        <w:t xml:space="preserve"> will be much more accurate than a camera view estimating the distance to certain object, or walls etc. </w:t>
      </w:r>
      <w:r w:rsidR="007C7440">
        <w:rPr>
          <w:sz w:val="22"/>
          <w:szCs w:val="22"/>
        </w:rPr>
        <w:t>The two can be used in conjunction</w:t>
      </w:r>
      <w:r w:rsidR="00733261">
        <w:rPr>
          <w:sz w:val="22"/>
          <w:szCs w:val="22"/>
        </w:rPr>
        <w:t xml:space="preserve"> to create a more robust and versatile autonomous vehicle that will be able to adapt and learn more situations making it more suitable for real world use.</w:t>
      </w:r>
    </w:p>
    <w:p w14:paraId="45CC95E3" w14:textId="5300AC36" w:rsidR="0048751F" w:rsidRDefault="002D5BA6" w:rsidP="000A20E2">
      <w:pPr>
        <w:ind w:firstLine="0"/>
        <w:rPr>
          <w:ins w:id="215" w:author="(s) Kieran Apps" w:date="2022-04-25T20:14:00Z"/>
          <w:sz w:val="22"/>
          <w:szCs w:val="22"/>
        </w:rPr>
      </w:pPr>
      <w:commentRangeStart w:id="216"/>
      <w:r>
        <w:rPr>
          <w:sz w:val="22"/>
          <w:szCs w:val="22"/>
        </w:rPr>
        <w:lastRenderedPageBreak/>
        <w:t>Starting to apply this method to more complex scenarios will also be a key area of development for this evolutionary method</w:t>
      </w:r>
      <w:r w:rsidR="009B682F">
        <w:rPr>
          <w:sz w:val="22"/>
          <w:szCs w:val="22"/>
        </w:rPr>
        <w:t xml:space="preserve">. </w:t>
      </w:r>
      <w:r w:rsidR="009C6889">
        <w:rPr>
          <w:sz w:val="22"/>
          <w:szCs w:val="22"/>
        </w:rPr>
        <w:t>Training in</w:t>
      </w:r>
      <w:r w:rsidR="009B682F">
        <w:rPr>
          <w:sz w:val="22"/>
          <w:szCs w:val="22"/>
        </w:rPr>
        <w:t xml:space="preserve"> scenarios with other cars, traffic signs/signals and some unpredictable events </w:t>
      </w:r>
      <w:r w:rsidR="00E55868">
        <w:rPr>
          <w:sz w:val="22"/>
          <w:szCs w:val="22"/>
        </w:rPr>
        <w:t xml:space="preserve">will be needed </w:t>
      </w:r>
      <w:r w:rsidR="009B682F">
        <w:rPr>
          <w:sz w:val="22"/>
          <w:szCs w:val="22"/>
        </w:rPr>
        <w:t>to test the limits of what this method of learning can be used for within the space of autonomous vehicles.</w:t>
      </w:r>
      <w:commentRangeEnd w:id="216"/>
      <w:r w:rsidR="006A6B21">
        <w:rPr>
          <w:rStyle w:val="CommentReference"/>
        </w:rPr>
        <w:commentReference w:id="216"/>
      </w:r>
      <w:r w:rsidR="00CB79BB">
        <w:rPr>
          <w:sz w:val="22"/>
          <w:szCs w:val="22"/>
        </w:rPr>
        <w:t xml:space="preserve"> Some other areas of A.I. will also be employed here, such as Image Recognition to be able to tell apart the different object</w:t>
      </w:r>
      <w:r w:rsidR="00F11F0E">
        <w:rPr>
          <w:sz w:val="22"/>
          <w:szCs w:val="22"/>
        </w:rPr>
        <w:t>s</w:t>
      </w:r>
      <w:r w:rsidR="00CB79BB">
        <w:rPr>
          <w:sz w:val="22"/>
          <w:szCs w:val="22"/>
        </w:rPr>
        <w:t xml:space="preserve"> within the cameras view. </w:t>
      </w:r>
      <w:r w:rsidR="00860D9C">
        <w:rPr>
          <w:sz w:val="22"/>
          <w:szCs w:val="22"/>
        </w:rPr>
        <w:t>For example, the</w:t>
      </w:r>
      <w:r w:rsidR="002E2753">
        <w:rPr>
          <w:sz w:val="22"/>
          <w:szCs w:val="22"/>
        </w:rPr>
        <w:t xml:space="preserve"> car would need to be able to tell the difference between a pedestrian and traffic lights.</w:t>
      </w:r>
    </w:p>
    <w:p w14:paraId="5BDB715A" w14:textId="32D4AD6F" w:rsidR="00F958D3" w:rsidRDefault="00F958D3" w:rsidP="000A20E2">
      <w:pPr>
        <w:ind w:firstLine="0"/>
        <w:rPr>
          <w:sz w:val="22"/>
          <w:szCs w:val="22"/>
        </w:rPr>
      </w:pPr>
      <w:r>
        <w:rPr>
          <w:sz w:val="22"/>
          <w:szCs w:val="22"/>
        </w:rPr>
        <w:t>These developments would push the boundaries of Evolutionary Learning and help explore the area of autonomous vehicles even further.</w:t>
      </w:r>
    </w:p>
    <w:p w14:paraId="737A7A30" w14:textId="77777777" w:rsidR="006A415F" w:rsidRDefault="009B682F" w:rsidP="000A20E2">
      <w:pPr>
        <w:ind w:firstLine="0"/>
        <w:rPr>
          <w:sz w:val="22"/>
          <w:szCs w:val="22"/>
        </w:rPr>
      </w:pPr>
      <w:r>
        <w:rPr>
          <w:sz w:val="22"/>
          <w:szCs w:val="22"/>
        </w:rPr>
        <w:t xml:space="preserve"> </w:t>
      </w:r>
    </w:p>
    <w:p w14:paraId="0DCBC532" w14:textId="77777777" w:rsidR="001F38B5" w:rsidRDefault="001F38B5" w:rsidP="000A20E2">
      <w:pPr>
        <w:ind w:firstLine="0"/>
        <w:rPr>
          <w:ins w:id="217" w:author="(s) Kieran Apps" w:date="2022-04-26T14:04:00Z"/>
          <w:sz w:val="32"/>
          <w:szCs w:val="32"/>
          <w:u w:val="single"/>
        </w:rPr>
      </w:pPr>
    </w:p>
    <w:p w14:paraId="33C50182" w14:textId="77777777" w:rsidR="001F38B5" w:rsidRDefault="001F38B5" w:rsidP="000A20E2">
      <w:pPr>
        <w:ind w:firstLine="0"/>
        <w:rPr>
          <w:ins w:id="218" w:author="(s) Kieran Apps" w:date="2022-04-26T14:04:00Z"/>
          <w:sz w:val="32"/>
          <w:szCs w:val="32"/>
          <w:u w:val="single"/>
        </w:rPr>
      </w:pPr>
    </w:p>
    <w:p w14:paraId="14B53771" w14:textId="77777777" w:rsidR="001F38B5" w:rsidRDefault="001F38B5" w:rsidP="000A20E2">
      <w:pPr>
        <w:ind w:firstLine="0"/>
        <w:rPr>
          <w:ins w:id="219" w:author="(s) Kieran Apps" w:date="2022-04-26T14:04:00Z"/>
          <w:sz w:val="32"/>
          <w:szCs w:val="32"/>
          <w:u w:val="single"/>
        </w:rPr>
      </w:pPr>
    </w:p>
    <w:p w14:paraId="72D0B350" w14:textId="77777777" w:rsidR="001F38B5" w:rsidRDefault="001F38B5" w:rsidP="000A20E2">
      <w:pPr>
        <w:ind w:firstLine="0"/>
        <w:rPr>
          <w:ins w:id="220" w:author="(s) Kieran Apps" w:date="2022-04-26T14:04:00Z"/>
          <w:sz w:val="32"/>
          <w:szCs w:val="32"/>
          <w:u w:val="single"/>
        </w:rPr>
      </w:pPr>
    </w:p>
    <w:p w14:paraId="6C5E1D3F" w14:textId="77777777" w:rsidR="001F38B5" w:rsidRDefault="001F38B5" w:rsidP="000A20E2">
      <w:pPr>
        <w:ind w:firstLine="0"/>
        <w:rPr>
          <w:ins w:id="221" w:author="(s) Kieran Apps" w:date="2022-04-26T14:04:00Z"/>
          <w:sz w:val="32"/>
          <w:szCs w:val="32"/>
          <w:u w:val="single"/>
        </w:rPr>
      </w:pPr>
    </w:p>
    <w:p w14:paraId="77D2DE23" w14:textId="77777777" w:rsidR="001F38B5" w:rsidRDefault="001F38B5" w:rsidP="000A20E2">
      <w:pPr>
        <w:ind w:firstLine="0"/>
        <w:rPr>
          <w:ins w:id="222" w:author="(s) Kieran Apps" w:date="2022-04-26T14:04:00Z"/>
          <w:sz w:val="32"/>
          <w:szCs w:val="32"/>
          <w:u w:val="single"/>
        </w:rPr>
      </w:pPr>
    </w:p>
    <w:p w14:paraId="07DFFB20" w14:textId="77777777" w:rsidR="001F38B5" w:rsidRDefault="001F38B5" w:rsidP="000A20E2">
      <w:pPr>
        <w:ind w:firstLine="0"/>
        <w:rPr>
          <w:ins w:id="223" w:author="(s) Kieran Apps" w:date="2022-04-26T14:04:00Z"/>
          <w:sz w:val="32"/>
          <w:szCs w:val="32"/>
          <w:u w:val="single"/>
        </w:rPr>
      </w:pPr>
    </w:p>
    <w:p w14:paraId="59FAE6E9" w14:textId="77777777" w:rsidR="001F38B5" w:rsidRDefault="001F38B5" w:rsidP="000A20E2">
      <w:pPr>
        <w:ind w:firstLine="0"/>
        <w:rPr>
          <w:ins w:id="224" w:author="(s) Kieran Apps" w:date="2022-04-26T14:04:00Z"/>
          <w:sz w:val="32"/>
          <w:szCs w:val="32"/>
          <w:u w:val="single"/>
        </w:rPr>
      </w:pPr>
    </w:p>
    <w:p w14:paraId="0D66FBD8" w14:textId="77777777" w:rsidR="001F38B5" w:rsidRDefault="001F38B5" w:rsidP="000A20E2">
      <w:pPr>
        <w:ind w:firstLine="0"/>
        <w:rPr>
          <w:ins w:id="225" w:author="(s) Kieran Apps" w:date="2022-04-26T14:04:00Z"/>
          <w:sz w:val="32"/>
          <w:szCs w:val="32"/>
          <w:u w:val="single"/>
        </w:rPr>
      </w:pPr>
    </w:p>
    <w:p w14:paraId="7E8DC695" w14:textId="77777777" w:rsidR="001F38B5" w:rsidRDefault="001F38B5" w:rsidP="000A20E2">
      <w:pPr>
        <w:ind w:firstLine="0"/>
        <w:rPr>
          <w:ins w:id="226" w:author="(s) Kieran Apps" w:date="2022-04-26T14:04:00Z"/>
          <w:sz w:val="32"/>
          <w:szCs w:val="32"/>
          <w:u w:val="single"/>
        </w:rPr>
      </w:pPr>
    </w:p>
    <w:p w14:paraId="752DE7EB" w14:textId="77777777" w:rsidR="001F38B5" w:rsidRDefault="001F38B5" w:rsidP="000A20E2">
      <w:pPr>
        <w:ind w:firstLine="0"/>
        <w:rPr>
          <w:ins w:id="227" w:author="(s) Kieran Apps" w:date="2022-04-26T14:04:00Z"/>
          <w:sz w:val="32"/>
          <w:szCs w:val="32"/>
          <w:u w:val="single"/>
        </w:rPr>
      </w:pPr>
    </w:p>
    <w:p w14:paraId="625A8814" w14:textId="77777777" w:rsidR="001F38B5" w:rsidRDefault="001F38B5" w:rsidP="000A20E2">
      <w:pPr>
        <w:ind w:firstLine="0"/>
        <w:rPr>
          <w:ins w:id="228" w:author="(s) Kieran Apps" w:date="2022-04-26T14:04:00Z"/>
          <w:sz w:val="32"/>
          <w:szCs w:val="32"/>
          <w:u w:val="single"/>
        </w:rPr>
      </w:pPr>
    </w:p>
    <w:p w14:paraId="56764193" w14:textId="77777777" w:rsidR="001F38B5" w:rsidRDefault="001F38B5" w:rsidP="000A20E2">
      <w:pPr>
        <w:ind w:firstLine="0"/>
        <w:rPr>
          <w:ins w:id="229" w:author="(s) Kieran Apps" w:date="2022-04-26T14:05:00Z"/>
          <w:sz w:val="32"/>
          <w:szCs w:val="32"/>
          <w:u w:val="single"/>
        </w:rPr>
      </w:pPr>
    </w:p>
    <w:p w14:paraId="58257258" w14:textId="77777777" w:rsidR="001F38B5" w:rsidRDefault="001F38B5" w:rsidP="000A20E2">
      <w:pPr>
        <w:ind w:firstLine="0"/>
        <w:rPr>
          <w:ins w:id="230" w:author="(s) Kieran Apps" w:date="2022-04-26T14:05:00Z"/>
          <w:sz w:val="32"/>
          <w:szCs w:val="32"/>
          <w:u w:val="single"/>
        </w:rPr>
      </w:pPr>
    </w:p>
    <w:p w14:paraId="15C241BC" w14:textId="11BE99F8" w:rsidR="00055FDD" w:rsidRPr="006A415F" w:rsidRDefault="000A20E2" w:rsidP="000A20E2">
      <w:pPr>
        <w:ind w:firstLine="0"/>
        <w:rPr>
          <w:sz w:val="22"/>
          <w:szCs w:val="22"/>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w:t>
      </w:r>
      <w:proofErr w:type="spellStart"/>
      <w:r w:rsidRPr="00E53ED2">
        <w:rPr>
          <w:rFonts w:ascii="Arial" w:hAnsi="Arial" w:cs="Arial"/>
          <w:color w:val="222222"/>
          <w:sz w:val="18"/>
          <w:szCs w:val="18"/>
          <w:shd w:val="clear" w:color="auto" w:fill="FFFFFF"/>
        </w:rPr>
        <w:t>centered</w:t>
      </w:r>
      <w:proofErr w:type="spellEnd"/>
      <w:r w:rsidRPr="00E53ED2">
        <w:rPr>
          <w:rFonts w:ascii="Arial" w:hAnsi="Arial" w:cs="Arial"/>
          <w:color w:val="222222"/>
          <w:sz w:val="18"/>
          <w:szCs w:val="18"/>
          <w:shd w:val="clear" w:color="auto" w:fill="FFFFFF"/>
        </w:rPr>
        <w:t xml:space="preserve">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xml:space="preserve">, Jakob J. Verbeek, </w:t>
      </w:r>
      <w:proofErr w:type="gramStart"/>
      <w:r w:rsidRPr="00E53ED2">
        <w:rPr>
          <w:rFonts w:ascii="Arial" w:hAnsi="Arial" w:cs="Arial"/>
          <w:sz w:val="18"/>
          <w:szCs w:val="18"/>
        </w:rPr>
        <w:t>The</w:t>
      </w:r>
      <w:proofErr w:type="gramEnd"/>
      <w:r w:rsidRPr="00E53ED2">
        <w:rPr>
          <w:rFonts w:ascii="Arial" w:hAnsi="Arial" w:cs="Arial"/>
          <w:sz w:val="18"/>
          <w:szCs w:val="18"/>
        </w:rPr>
        <w:t xml:space="preserv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40"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eastAsia="en-GB"/>
        </w:rPr>
        <w:t xml:space="preserve">Holland, John H. “Genetic Algorithms.” </w:t>
      </w:r>
      <w:r w:rsidRPr="00E53ED2">
        <w:rPr>
          <w:rFonts w:ascii="Arial" w:eastAsia="Times New Roman" w:hAnsi="Arial" w:cs="Arial"/>
          <w:i/>
          <w:iCs/>
          <w:kern w:val="0"/>
          <w:sz w:val="18"/>
          <w:szCs w:val="18"/>
          <w:lang w:eastAsia="en-GB"/>
        </w:rPr>
        <w:t>Scientific American</w:t>
      </w:r>
      <w:r w:rsidRPr="00E53ED2">
        <w:rPr>
          <w:rFonts w:ascii="Arial" w:eastAsia="Times New Roman" w:hAnsi="Arial" w:cs="Arial"/>
          <w:kern w:val="0"/>
          <w:sz w:val="18"/>
          <w:szCs w:val="18"/>
          <w:lang w:eastAsia="en-GB"/>
        </w:rPr>
        <w:t xml:space="preserve">, vol. 267, no. 1, 1992, pp. 66–73, </w:t>
      </w:r>
      <w:hyperlink r:id="rId41" w:history="1">
        <w:r w:rsidR="00443574" w:rsidRPr="00E53ED2">
          <w:rPr>
            <w:rStyle w:val="Hyperlink"/>
            <w:rFonts w:ascii="Arial" w:eastAsia="Times New Roman" w:hAnsi="Arial" w:cs="Arial"/>
            <w:kern w:val="0"/>
            <w:sz w:val="18"/>
            <w:szCs w:val="18"/>
            <w:lang w:eastAsia="en-GB"/>
          </w:rPr>
          <w:t>http://www.jstor.org/stable/24939139. Accessed 6 Apr. 2022</w:t>
        </w:r>
      </w:hyperlink>
      <w:r w:rsidRPr="00E53ED2">
        <w:rPr>
          <w:rFonts w:ascii="Arial" w:eastAsia="Times New Roman" w:hAnsi="Arial" w:cs="Arial"/>
          <w:kern w:val="0"/>
          <w:sz w:val="18"/>
          <w:szCs w:val="18"/>
          <w:lang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eastAsia="en-GB"/>
        </w:rPr>
        <w:t>[18] Adaptive and Natural Computing Algorithms, 8</w:t>
      </w:r>
      <w:r w:rsidRPr="00E53ED2">
        <w:rPr>
          <w:rFonts w:ascii="Arial" w:eastAsia="Times New Roman" w:hAnsi="Arial" w:cs="Arial"/>
          <w:kern w:val="0"/>
          <w:sz w:val="18"/>
          <w:szCs w:val="18"/>
          <w:vertAlign w:val="superscript"/>
          <w:lang w:eastAsia="en-GB"/>
        </w:rPr>
        <w:t>th</w:t>
      </w:r>
      <w:r w:rsidRPr="00E53ED2">
        <w:rPr>
          <w:rFonts w:ascii="Arial" w:eastAsia="Times New Roman" w:hAnsi="Arial" w:cs="Arial"/>
          <w:kern w:val="0"/>
          <w:sz w:val="18"/>
          <w:szCs w:val="18"/>
          <w:lang w:eastAsia="en-GB"/>
        </w:rPr>
        <w:t xml:space="preserve"> International Conference, ICANNGA 2007, Warsaw, Pola</w:t>
      </w:r>
      <w:r w:rsidR="00F95DD8">
        <w:rPr>
          <w:rFonts w:ascii="Arial" w:eastAsia="Times New Roman" w:hAnsi="Arial" w:cs="Arial"/>
          <w:kern w:val="0"/>
          <w:sz w:val="18"/>
          <w:szCs w:val="18"/>
          <w:lang w:eastAsia="en-GB"/>
        </w:rPr>
        <w:t>n</w:t>
      </w:r>
      <w:r w:rsidRPr="00E53ED2">
        <w:rPr>
          <w:rFonts w:ascii="Arial" w:eastAsia="Times New Roman" w:hAnsi="Arial" w:cs="Arial"/>
          <w:kern w:val="0"/>
          <w:sz w:val="18"/>
          <w:szCs w:val="18"/>
          <w:lang w:eastAsia="en-GB"/>
        </w:rPr>
        <w:t xml:space="preserve">d, April 11-14, 2007, </w:t>
      </w:r>
      <w:proofErr w:type="spellStart"/>
      <w:r w:rsidRPr="00E53ED2">
        <w:rPr>
          <w:rFonts w:ascii="Arial" w:eastAsia="Times New Roman" w:hAnsi="Arial" w:cs="Arial"/>
          <w:kern w:val="0"/>
          <w:sz w:val="18"/>
          <w:szCs w:val="18"/>
          <w:lang w:eastAsia="en-GB"/>
        </w:rPr>
        <w:t>Proceesings</w:t>
      </w:r>
      <w:proofErr w:type="spellEnd"/>
      <w:r w:rsidRPr="00E53ED2">
        <w:rPr>
          <w:rFonts w:ascii="Arial" w:eastAsia="Times New Roman" w:hAnsi="Arial" w:cs="Arial"/>
          <w:kern w:val="0"/>
          <w:sz w:val="18"/>
          <w:szCs w:val="18"/>
          <w:lang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42"/>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gel Apps" w:date="2022-04-24T13:08:00Z" w:initials="NA">
    <w:p w14:paraId="53B96787" w14:textId="66923B1A" w:rsidR="007F5EDC" w:rsidRDefault="007F5EDC">
      <w:pPr>
        <w:pStyle w:val="CommentText"/>
      </w:pPr>
      <w:r>
        <w:rPr>
          <w:rStyle w:val="CommentReference"/>
        </w:rPr>
        <w:annotationRef/>
      </w:r>
      <w:r>
        <w:t>What combination are you referring to here?</w:t>
      </w:r>
    </w:p>
  </w:comment>
  <w:comment w:id="3" w:author="Nigel Apps" w:date="2022-04-24T13:09:00Z" w:initials="NA">
    <w:p w14:paraId="12F24AE9" w14:textId="586019D3" w:rsidR="007F5EDC" w:rsidRDefault="007F5EDC">
      <w:pPr>
        <w:pStyle w:val="CommentText"/>
      </w:pPr>
      <w:r>
        <w:rPr>
          <w:rStyle w:val="CommentReference"/>
        </w:rPr>
        <w:annotationRef/>
      </w:r>
      <w:r>
        <w:t>I think I would reword this a little to say “allows me to utilize my knowledge of Python…….</w:t>
      </w:r>
    </w:p>
  </w:comment>
  <w:comment w:id="13" w:author="Nigel Apps" w:date="2022-04-24T13:34:00Z" w:initials="NA">
    <w:p w14:paraId="23F1AC6E" w14:textId="3A75D26E" w:rsidR="007A28AA" w:rsidRDefault="007A28AA">
      <w:pPr>
        <w:pStyle w:val="CommentText"/>
      </w:pPr>
      <w:r>
        <w:rPr>
          <w:rStyle w:val="CommentReference"/>
        </w:rPr>
        <w:annotationRef/>
      </w:r>
      <w:r>
        <w:t>Not sure this makes sense</w:t>
      </w:r>
    </w:p>
  </w:comment>
  <w:comment w:id="17" w:author="Nigel Apps" w:date="2022-04-24T13:35:00Z" w:initials="NA">
    <w:p w14:paraId="551697C8" w14:textId="28435AAC" w:rsidR="007A28AA" w:rsidRDefault="007A28AA">
      <w:pPr>
        <w:pStyle w:val="CommentText"/>
      </w:pPr>
      <w:r>
        <w:rPr>
          <w:rStyle w:val="CommentReference"/>
        </w:rPr>
        <w:annotationRef/>
      </w:r>
      <w:r>
        <w:t>????</w:t>
      </w:r>
    </w:p>
  </w:comment>
  <w:comment w:id="22" w:author="Nigel Apps" w:date="2022-04-24T13:37:00Z" w:initials="NA">
    <w:p w14:paraId="3AFA4CA1" w14:textId="65C341D3" w:rsidR="007A28AA" w:rsidRDefault="007A28AA">
      <w:pPr>
        <w:pStyle w:val="CommentText"/>
      </w:pPr>
      <w:r>
        <w:rPr>
          <w:rStyle w:val="CommentReference"/>
        </w:rPr>
        <w:annotationRef/>
      </w:r>
      <w:r>
        <w:t>Either first and secondly or firstly and secondly</w:t>
      </w:r>
    </w:p>
  </w:comment>
  <w:comment w:id="24" w:author="Nigel Apps" w:date="2022-04-24T13:40:00Z" w:initials="NA">
    <w:p w14:paraId="4D5F7383" w14:textId="4944A2DE" w:rsidR="00A7200A" w:rsidRDefault="00A7200A">
      <w:pPr>
        <w:pStyle w:val="CommentText"/>
      </w:pPr>
      <w:r>
        <w:rPr>
          <w:rStyle w:val="CommentReference"/>
        </w:rPr>
        <w:annotationRef/>
      </w:r>
      <w:r>
        <w:t>How can this be clearly seen?  I couldn’t quite follow what id happening here.  Child two isn’t mentioned and how do I know which chromosome is ta</w:t>
      </w:r>
      <w:r w:rsidR="0001330E">
        <w:t>ken from where</w:t>
      </w:r>
    </w:p>
  </w:comment>
  <w:comment w:id="25" w:author="Nigel Apps" w:date="2022-04-24T13:44:00Z" w:initials="NA">
    <w:p w14:paraId="4452944E" w14:textId="12D9C415" w:rsidR="00A603BE" w:rsidRDefault="00A603BE">
      <w:pPr>
        <w:pStyle w:val="CommentText"/>
      </w:pPr>
      <w:r>
        <w:rPr>
          <w:rStyle w:val="CommentReference"/>
        </w:rPr>
        <w:annotationRef/>
      </w:r>
      <w:r>
        <w:t>What is the relevance of Figure 1 here?</w:t>
      </w:r>
    </w:p>
  </w:comment>
  <w:comment w:id="27" w:author="Nigel Apps" w:date="2022-04-24T13:49:00Z" w:initials="NA">
    <w:p w14:paraId="4AC557AD" w14:textId="2807E321" w:rsidR="00D36886" w:rsidRDefault="00D36886">
      <w:pPr>
        <w:pStyle w:val="CommentText"/>
      </w:pPr>
      <w:r>
        <w:rPr>
          <w:rStyle w:val="CommentReference"/>
        </w:rPr>
        <w:annotationRef/>
      </w:r>
      <w:r>
        <w:t>Check how this reads and is there enough explanation to the process of each node action</w:t>
      </w:r>
    </w:p>
  </w:comment>
  <w:comment w:id="28" w:author="Nigel Apps" w:date="2022-04-24T13:51:00Z" w:initials="NA">
    <w:p w14:paraId="497FBAB4" w14:textId="63043DF1" w:rsidR="00D36886" w:rsidRDefault="00D36886">
      <w:pPr>
        <w:pStyle w:val="CommentText"/>
      </w:pPr>
      <w:r>
        <w:rPr>
          <w:rStyle w:val="CommentReference"/>
        </w:rPr>
        <w:annotationRef/>
      </w:r>
      <w:r>
        <w:t>Check numbering</w:t>
      </w:r>
    </w:p>
  </w:comment>
  <w:comment w:id="29" w:author="Nigel Apps" w:date="2022-04-24T13:54:00Z" w:initials="NA">
    <w:p w14:paraId="59388786" w14:textId="6C71464A" w:rsidR="00E52209" w:rsidRDefault="00E52209">
      <w:pPr>
        <w:pStyle w:val="CommentText"/>
      </w:pPr>
      <w:r>
        <w:rPr>
          <w:rStyle w:val="CommentReference"/>
        </w:rPr>
        <w:annotationRef/>
      </w:r>
      <w:r>
        <w:t>Not sure on the flow of how this section fits in the report</w:t>
      </w:r>
    </w:p>
  </w:comment>
  <w:comment w:id="44" w:author="Nigel Apps" w:date="2022-04-24T13:59:00Z" w:initials="NA">
    <w:p w14:paraId="3F72B3F1" w14:textId="62203A0B" w:rsidR="00B01A17" w:rsidRDefault="00B01A17">
      <w:pPr>
        <w:pStyle w:val="CommentText"/>
      </w:pPr>
      <w:r>
        <w:rPr>
          <w:rStyle w:val="CommentReference"/>
        </w:rPr>
        <w:annotationRef/>
      </w:r>
      <w:r>
        <w:t>Something missing here?</w:t>
      </w:r>
    </w:p>
  </w:comment>
  <w:comment w:id="47" w:author="Nigel Apps" w:date="2022-04-24T14:05:00Z" w:initials="NA">
    <w:p w14:paraId="5499B81A" w14:textId="786431E7" w:rsidR="00495ADF" w:rsidRDefault="00495ADF">
      <w:pPr>
        <w:pStyle w:val="CommentText"/>
      </w:pPr>
      <w:r>
        <w:rPr>
          <w:rStyle w:val="CommentReference"/>
        </w:rPr>
        <w:annotationRef/>
      </w:r>
      <w:r>
        <w:t>Them?</w:t>
      </w:r>
    </w:p>
  </w:comment>
  <w:comment w:id="48" w:author="Nigel Apps" w:date="2022-04-24T14:06:00Z" w:initials="NA">
    <w:p w14:paraId="493057D7" w14:textId="5AF1415D" w:rsidR="00495ADF" w:rsidRDefault="00495ADF">
      <w:pPr>
        <w:pStyle w:val="CommentText"/>
      </w:pPr>
      <w:r>
        <w:rPr>
          <w:rStyle w:val="CommentReference"/>
        </w:rPr>
        <w:annotationRef/>
      </w:r>
      <w:r>
        <w:t>I couldn’t follow how an individual is selected once ranked</w:t>
      </w:r>
    </w:p>
  </w:comment>
  <w:comment w:id="62" w:author="Nigel Apps" w:date="2022-04-24T14:08:00Z" w:initials="NA">
    <w:p w14:paraId="1EAF95FE" w14:textId="56295B39" w:rsidR="00A638A4" w:rsidRDefault="00A638A4">
      <w:pPr>
        <w:pStyle w:val="CommentText"/>
      </w:pPr>
      <w:r>
        <w:rPr>
          <w:rStyle w:val="CommentReference"/>
        </w:rPr>
        <w:annotationRef/>
      </w:r>
      <w:r>
        <w:t>Is this a technical term spelled with a “z”?</w:t>
      </w:r>
    </w:p>
  </w:comment>
  <w:comment w:id="70" w:author="Nigel Apps" w:date="2022-04-24T14:52:00Z" w:initials="NA">
    <w:p w14:paraId="4F8D7EEE" w14:textId="491193DE" w:rsidR="006A0BCB" w:rsidRDefault="006A0BCB">
      <w:pPr>
        <w:pStyle w:val="CommentText"/>
      </w:pPr>
      <w:r>
        <w:rPr>
          <w:rStyle w:val="CommentReference"/>
        </w:rPr>
        <w:annotationRef/>
      </w:r>
      <w:r>
        <w:t>Check my interpretation here as when I first read it didn’t make sense</w:t>
      </w:r>
    </w:p>
  </w:comment>
  <w:comment w:id="71" w:author="Nigel Apps" w:date="2022-04-24T15:00:00Z" w:initials="NA">
    <w:p w14:paraId="4A84DEA0" w14:textId="7F9B7E47" w:rsidR="005D0E1F" w:rsidRDefault="005D0E1F">
      <w:pPr>
        <w:pStyle w:val="CommentText"/>
      </w:pPr>
      <w:r>
        <w:rPr>
          <w:rStyle w:val="CommentReference"/>
        </w:rPr>
        <w:annotationRef/>
      </w:r>
      <w:r>
        <w:t>Other elements can be added to a car’s intelligence such as GPS data / traffic information to provide the car with a wider set of data to make decisions on additional function such as routing, suspension setup anticipated braking etc.</w:t>
      </w:r>
    </w:p>
  </w:comment>
  <w:comment w:id="83" w:author="Nigel Apps" w:date="2022-04-24T17:47:00Z" w:initials="NA">
    <w:p w14:paraId="0C4A7DE5" w14:textId="6C239C90" w:rsidR="00637B68" w:rsidRDefault="00637B68">
      <w:pPr>
        <w:pStyle w:val="CommentText"/>
      </w:pPr>
      <w:r>
        <w:rPr>
          <w:rStyle w:val="CommentReference"/>
        </w:rPr>
        <w:annotationRef/>
      </w:r>
      <w:r>
        <w:t>Just checking if you have explained loss elsewhere</w:t>
      </w:r>
    </w:p>
  </w:comment>
  <w:comment w:id="90" w:author="Nigel Apps" w:date="2022-04-24T15:23:00Z" w:initials="NA">
    <w:p w14:paraId="1970BFA9" w14:textId="31D02CC3" w:rsidR="003A1DFD" w:rsidRDefault="003A1DFD">
      <w:pPr>
        <w:pStyle w:val="CommentText"/>
      </w:pPr>
      <w:r>
        <w:rPr>
          <w:rStyle w:val="CommentReference"/>
        </w:rPr>
        <w:annotationRef/>
      </w:r>
      <w:r>
        <w:t>Doesn’t read correctly</w:t>
      </w:r>
    </w:p>
  </w:comment>
  <w:comment w:id="96" w:author="Nigel Apps" w:date="2022-04-24T17:49:00Z" w:initials="NA">
    <w:p w14:paraId="2D3A43D0" w14:textId="3616205F" w:rsidR="00637B68" w:rsidRDefault="00637B68">
      <w:pPr>
        <w:pStyle w:val="CommentText"/>
      </w:pPr>
      <w:r>
        <w:rPr>
          <w:rStyle w:val="CommentReference"/>
        </w:rPr>
        <w:annotationRef/>
      </w:r>
      <w:r>
        <w:t>Is blender described somewhere before?</w:t>
      </w:r>
    </w:p>
  </w:comment>
  <w:comment w:id="97" w:author="Nigel Apps" w:date="2022-04-24T17:50:00Z" w:initials="NA">
    <w:p w14:paraId="5D0CB088" w14:textId="5BD34DFF" w:rsidR="00637B68" w:rsidRDefault="00637B68">
      <w:pPr>
        <w:pStyle w:val="CommentText"/>
      </w:pPr>
      <w:r>
        <w:rPr>
          <w:rStyle w:val="CommentReference"/>
        </w:rPr>
        <w:annotationRef/>
      </w:r>
      <w:r>
        <w:t>Be consistent with capitalisation</w:t>
      </w:r>
    </w:p>
  </w:comment>
  <w:comment w:id="102" w:author="Nigel Apps" w:date="2022-04-24T17:51:00Z" w:initials="NA">
    <w:p w14:paraId="1CD21EBC" w14:textId="183A930C" w:rsidR="00637B68" w:rsidRDefault="00637B68">
      <w:pPr>
        <w:pStyle w:val="CommentText"/>
      </w:pPr>
      <w:r>
        <w:rPr>
          <w:rStyle w:val="CommentReference"/>
        </w:rPr>
        <w:annotationRef/>
      </w:r>
      <w:r>
        <w:t>When is the attribute set to true</w:t>
      </w:r>
    </w:p>
  </w:comment>
  <w:comment w:id="103" w:author="Nigel Apps" w:date="2022-04-24T17:58:00Z" w:initials="NA">
    <w:p w14:paraId="5C4CFB27" w14:textId="5D00D90B" w:rsidR="00675955" w:rsidRDefault="00675955">
      <w:pPr>
        <w:pStyle w:val="CommentText"/>
      </w:pPr>
      <w:r>
        <w:rPr>
          <w:rStyle w:val="CommentReference"/>
        </w:rPr>
        <w:annotationRef/>
      </w:r>
      <w:r>
        <w:t>Is this right?</w:t>
      </w:r>
    </w:p>
  </w:comment>
  <w:comment w:id="107" w:author="Nigel Apps" w:date="2022-04-24T17:59:00Z" w:initials="NA">
    <w:p w14:paraId="66FF4691" w14:textId="6CBA61B3" w:rsidR="00675955" w:rsidRDefault="00675955">
      <w:pPr>
        <w:pStyle w:val="CommentText"/>
      </w:pPr>
      <w:r>
        <w:rPr>
          <w:rStyle w:val="CommentReference"/>
        </w:rPr>
        <w:annotationRef/>
      </w:r>
      <w:r>
        <w:t>Should you say why?</w:t>
      </w:r>
    </w:p>
  </w:comment>
  <w:comment w:id="108" w:author="Nigel Apps" w:date="2022-04-24T18:01:00Z" w:initials="NA">
    <w:p w14:paraId="3A123635" w14:textId="20B36EEE" w:rsidR="00675955" w:rsidRDefault="00675955">
      <w:pPr>
        <w:pStyle w:val="CommentText"/>
      </w:pPr>
      <w:r>
        <w:rPr>
          <w:rStyle w:val="CommentReference"/>
        </w:rPr>
        <w:annotationRef/>
      </w:r>
      <w:r>
        <w:t>Is the word file missing – or something similar</w:t>
      </w:r>
    </w:p>
  </w:comment>
  <w:comment w:id="116" w:author="Nigel Apps" w:date="2022-04-24T18:05:00Z" w:initials="NA">
    <w:p w14:paraId="496D296B" w14:textId="42093F18" w:rsidR="00B44383" w:rsidRDefault="00B44383">
      <w:pPr>
        <w:pStyle w:val="CommentText"/>
      </w:pPr>
      <w:r>
        <w:rPr>
          <w:rStyle w:val="CommentReference"/>
        </w:rPr>
        <w:annotationRef/>
      </w:r>
      <w:r>
        <w:t>More complex than what?</w:t>
      </w:r>
    </w:p>
  </w:comment>
  <w:comment w:id="117" w:author="Nigel Apps" w:date="2022-04-24T18:07:00Z" w:initials="NA">
    <w:p w14:paraId="5088BE16" w14:textId="54278D49" w:rsidR="00B44383" w:rsidRDefault="00B44383">
      <w:pPr>
        <w:pStyle w:val="CommentText"/>
      </w:pPr>
      <w:r>
        <w:rPr>
          <w:rStyle w:val="CommentReference"/>
        </w:rPr>
        <w:annotationRef/>
      </w:r>
      <w:r>
        <w:t>Is this described somewhere?</w:t>
      </w:r>
    </w:p>
  </w:comment>
  <w:comment w:id="119" w:author="Nigel Apps" w:date="2022-04-24T18:11:00Z" w:initials="NA">
    <w:p w14:paraId="7D4D4CF8" w14:textId="317073C9" w:rsidR="00F9290E" w:rsidRDefault="00F9290E">
      <w:pPr>
        <w:pStyle w:val="CommentText"/>
      </w:pPr>
      <w:r>
        <w:rPr>
          <w:rStyle w:val="CommentReference"/>
        </w:rPr>
        <w:annotationRef/>
      </w:r>
      <w:r>
        <w:t>One or the other</w:t>
      </w:r>
    </w:p>
  </w:comment>
  <w:comment w:id="120" w:author="Nigel Apps" w:date="2022-04-24T18:12:00Z" w:initials="NA">
    <w:p w14:paraId="4E3EEB39" w14:textId="60994033" w:rsidR="003A7A1C" w:rsidRDefault="003A7A1C">
      <w:pPr>
        <w:pStyle w:val="CommentText"/>
      </w:pPr>
      <w:r>
        <w:rPr>
          <w:rStyle w:val="CommentReference"/>
        </w:rPr>
        <w:annotationRef/>
      </w:r>
      <w:r>
        <w:t>Did you create it yourself?</w:t>
      </w:r>
    </w:p>
  </w:comment>
  <w:comment w:id="121" w:author="Nigel Apps" w:date="2022-04-24T18:13:00Z" w:initials="NA">
    <w:p w14:paraId="7240BD9D" w14:textId="7C6164F5" w:rsidR="003A7A1C" w:rsidRDefault="003A7A1C">
      <w:pPr>
        <w:pStyle w:val="CommentText"/>
      </w:pPr>
      <w:r>
        <w:rPr>
          <w:rStyle w:val="CommentReference"/>
        </w:rPr>
        <w:annotationRef/>
      </w:r>
      <w:r>
        <w:t>Correct word?</w:t>
      </w:r>
    </w:p>
  </w:comment>
  <w:comment w:id="126" w:author="Nigel Apps" w:date="2022-04-24T18:18:00Z" w:initials="NA">
    <w:p w14:paraId="1C921F72" w14:textId="1EC85500" w:rsidR="00286602" w:rsidRDefault="00286602">
      <w:pPr>
        <w:pStyle w:val="CommentText"/>
      </w:pPr>
      <w:r>
        <w:rPr>
          <w:rStyle w:val="CommentReference"/>
        </w:rPr>
        <w:annotationRef/>
      </w:r>
      <w:r>
        <w:t>This is the input OR these are the inputs</w:t>
      </w:r>
    </w:p>
  </w:comment>
  <w:comment w:id="131" w:author="Nigel Apps" w:date="2022-04-24T18:24:00Z" w:initials="NA">
    <w:p w14:paraId="72277103" w14:textId="137D9691" w:rsidR="00617013" w:rsidRDefault="00617013">
      <w:pPr>
        <w:pStyle w:val="CommentText"/>
      </w:pPr>
      <w:r>
        <w:rPr>
          <w:rStyle w:val="CommentReference"/>
        </w:rPr>
        <w:annotationRef/>
      </w:r>
      <w:r>
        <w:t>What is left or right +/-?</w:t>
      </w:r>
    </w:p>
  </w:comment>
  <w:comment w:id="136" w:author="Nigel Apps" w:date="2022-04-24T18:34:00Z" w:initials="NA">
    <w:p w14:paraId="5E66CB3D" w14:textId="1295FD8F" w:rsidR="00BA42AA" w:rsidRDefault="00BA42AA">
      <w:pPr>
        <w:pStyle w:val="CommentText"/>
      </w:pPr>
      <w:r>
        <w:rPr>
          <w:rStyle w:val="CommentReference"/>
        </w:rPr>
        <w:annotationRef/>
      </w:r>
      <w:r>
        <w:t>Why?</w:t>
      </w:r>
    </w:p>
  </w:comment>
  <w:comment w:id="139" w:author="Nigel Apps" w:date="2022-04-24T18:36:00Z" w:initials="NA">
    <w:p w14:paraId="141C3809" w14:textId="23F4D967" w:rsidR="00374635" w:rsidRDefault="00374635">
      <w:pPr>
        <w:pStyle w:val="CommentText"/>
      </w:pPr>
      <w:r>
        <w:rPr>
          <w:rStyle w:val="CommentReference"/>
        </w:rPr>
        <w:annotationRef/>
      </w:r>
      <w:r>
        <w:t>Why, what do these mean?</w:t>
      </w:r>
    </w:p>
  </w:comment>
  <w:comment w:id="153" w:author="Nigel Apps" w:date="2022-04-24T18:53:00Z" w:initials="NA">
    <w:p w14:paraId="55593816" w14:textId="5FE391D4" w:rsidR="00230779" w:rsidRDefault="00230779">
      <w:pPr>
        <w:pStyle w:val="CommentText"/>
      </w:pPr>
      <w:r>
        <w:rPr>
          <w:rStyle w:val="CommentReference"/>
        </w:rPr>
        <w:annotationRef/>
      </w:r>
      <w:r>
        <w:t>And?</w:t>
      </w:r>
    </w:p>
  </w:comment>
  <w:comment w:id="165" w:author="Nigel Apps" w:date="2022-04-24T19:36:00Z" w:initials="NA">
    <w:p w14:paraId="57D3D89B" w14:textId="33649824" w:rsidR="002B39A2" w:rsidRDefault="002B39A2">
      <w:pPr>
        <w:pStyle w:val="CommentText"/>
      </w:pPr>
      <w:r>
        <w:rPr>
          <w:rStyle w:val="CommentReference"/>
        </w:rPr>
        <w:annotationRef/>
      </w:r>
      <w:r>
        <w:t>Would this also have caused cars to brake etc. as they were needlessly turning</w:t>
      </w:r>
    </w:p>
  </w:comment>
  <w:comment w:id="173" w:author="Nigel Apps" w:date="2022-04-24T19:49:00Z" w:initials="NA">
    <w:p w14:paraId="05319A65" w14:textId="3106BDCE" w:rsidR="0058181B" w:rsidRDefault="0058181B">
      <w:pPr>
        <w:pStyle w:val="CommentText"/>
      </w:pPr>
      <w:r>
        <w:rPr>
          <w:rStyle w:val="CommentReference"/>
        </w:rPr>
        <w:annotationRef/>
      </w:r>
      <w:r>
        <w:t>May need to explain this a little more what does the 30,000 relate to</w:t>
      </w:r>
    </w:p>
  </w:comment>
  <w:comment w:id="176" w:author="Nigel Apps" w:date="2022-04-24T20:00:00Z" w:initials="NA">
    <w:p w14:paraId="3FC7F37A" w14:textId="6AB14536" w:rsidR="00311EC4" w:rsidRDefault="00311EC4">
      <w:pPr>
        <w:pStyle w:val="CommentText"/>
      </w:pPr>
      <w:r>
        <w:rPr>
          <w:rStyle w:val="CommentReference"/>
        </w:rPr>
        <w:annotationRef/>
      </w:r>
      <w:r>
        <w:t>Not sure this reads well</w:t>
      </w:r>
    </w:p>
  </w:comment>
  <w:comment w:id="183" w:author="Nigel Apps" w:date="2022-04-24T20:11:00Z" w:initials="NA">
    <w:p w14:paraId="6673174B" w14:textId="0F291215" w:rsidR="002C08F3" w:rsidRDefault="002C08F3">
      <w:pPr>
        <w:pStyle w:val="CommentText"/>
      </w:pPr>
      <w:r>
        <w:rPr>
          <w:rStyle w:val="CommentReference"/>
        </w:rPr>
        <w:annotationRef/>
      </w:r>
      <w:r>
        <w:t>If this is the only identified imperfection state it is the only one</w:t>
      </w:r>
    </w:p>
  </w:comment>
  <w:comment w:id="204" w:author="Nigel Apps" w:date="2022-04-24T20:57:00Z" w:initials="NA">
    <w:p w14:paraId="583FCC3A" w14:textId="57EB59E7" w:rsidR="00961EDC" w:rsidRDefault="00961EDC">
      <w:pPr>
        <w:pStyle w:val="CommentText"/>
      </w:pPr>
      <w:r>
        <w:rPr>
          <w:rStyle w:val="CommentReference"/>
        </w:rPr>
        <w:annotationRef/>
      </w:r>
      <w:r>
        <w:t>Why is everything called V”?</w:t>
      </w:r>
    </w:p>
  </w:comment>
  <w:comment w:id="207" w:author="Nigel Apps" w:date="2022-04-24T21:00:00Z" w:initials="NA">
    <w:p w14:paraId="06A246B3" w14:textId="1E7FFE43" w:rsidR="00855356" w:rsidRDefault="00855356">
      <w:pPr>
        <w:pStyle w:val="CommentText"/>
      </w:pPr>
      <w:r>
        <w:rPr>
          <w:rStyle w:val="CommentReference"/>
        </w:rPr>
        <w:annotationRef/>
      </w:r>
      <w:r>
        <w:t>All or both?</w:t>
      </w:r>
    </w:p>
  </w:comment>
  <w:comment w:id="210" w:author="Nigel Apps" w:date="2022-04-24T21:19:00Z" w:initials="NA">
    <w:p w14:paraId="4ED59614" w14:textId="5552A714" w:rsidR="00600DD6" w:rsidRDefault="00600DD6">
      <w:pPr>
        <w:pStyle w:val="CommentText"/>
      </w:pPr>
      <w:r>
        <w:rPr>
          <w:rStyle w:val="CommentReference"/>
        </w:rPr>
        <w:annotationRef/>
      </w:r>
      <w:r>
        <w:t>Carefully check the wording here</w:t>
      </w:r>
    </w:p>
  </w:comment>
  <w:comment w:id="214" w:author="Nigel Apps" w:date="2022-04-24T21:28:00Z" w:initials="NA">
    <w:p w14:paraId="217B64E5" w14:textId="76CD7695" w:rsidR="00AE2818" w:rsidRDefault="00AE2818">
      <w:pPr>
        <w:pStyle w:val="CommentText"/>
      </w:pPr>
      <w:r>
        <w:rPr>
          <w:rStyle w:val="CommentReference"/>
        </w:rPr>
        <w:annotationRef/>
      </w:r>
      <w:r>
        <w:t>What about GPS inputs?</w:t>
      </w:r>
    </w:p>
  </w:comment>
  <w:comment w:id="216" w:author="Nigel Apps" w:date="2022-04-24T21:33:00Z" w:initials="NA">
    <w:p w14:paraId="57876117" w14:textId="46601959" w:rsidR="006A6B21" w:rsidRDefault="006A6B21">
      <w:pPr>
        <w:pStyle w:val="CommentText"/>
      </w:pPr>
      <w:r>
        <w:rPr>
          <w:rStyle w:val="CommentReference"/>
        </w:rPr>
        <w:annotationRef/>
      </w:r>
      <w:r>
        <w:t>Maybe this section should be extended to include other inputs such as GPS, infra red sensors image recognition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B96787" w15:done="1"/>
  <w15:commentEx w15:paraId="12F24AE9" w15:done="1"/>
  <w15:commentEx w15:paraId="23F1AC6E" w15:done="1"/>
  <w15:commentEx w15:paraId="551697C8" w15:done="1"/>
  <w15:commentEx w15:paraId="3AFA4CA1" w15:done="1"/>
  <w15:commentEx w15:paraId="4D5F7383" w15:done="1"/>
  <w15:commentEx w15:paraId="4452944E" w15:done="1"/>
  <w15:commentEx w15:paraId="4AC557AD" w15:done="1"/>
  <w15:commentEx w15:paraId="497FBAB4" w15:done="1"/>
  <w15:commentEx w15:paraId="59388786" w15:done="1"/>
  <w15:commentEx w15:paraId="3F72B3F1" w15:done="1"/>
  <w15:commentEx w15:paraId="5499B81A" w15:done="1"/>
  <w15:commentEx w15:paraId="493057D7" w15:done="1"/>
  <w15:commentEx w15:paraId="1EAF95FE" w15:done="1"/>
  <w15:commentEx w15:paraId="4F8D7EEE" w15:done="1"/>
  <w15:commentEx w15:paraId="4A84DEA0" w15:done="1"/>
  <w15:commentEx w15:paraId="0C4A7DE5" w15:done="1"/>
  <w15:commentEx w15:paraId="1970BFA9" w15:done="1"/>
  <w15:commentEx w15:paraId="2D3A43D0" w15:done="1"/>
  <w15:commentEx w15:paraId="5D0CB088" w15:done="1"/>
  <w15:commentEx w15:paraId="1CD21EBC" w15:done="1"/>
  <w15:commentEx w15:paraId="5C4CFB27" w15:done="1"/>
  <w15:commentEx w15:paraId="66FF4691" w15:done="1"/>
  <w15:commentEx w15:paraId="3A123635" w15:done="1"/>
  <w15:commentEx w15:paraId="496D296B" w15:done="1"/>
  <w15:commentEx w15:paraId="5088BE16" w15:done="1"/>
  <w15:commentEx w15:paraId="7D4D4CF8" w15:done="1"/>
  <w15:commentEx w15:paraId="4E3EEB39" w15:done="1"/>
  <w15:commentEx w15:paraId="7240BD9D" w15:done="1"/>
  <w15:commentEx w15:paraId="1C921F72" w15:done="1"/>
  <w15:commentEx w15:paraId="72277103" w15:done="1"/>
  <w15:commentEx w15:paraId="5E66CB3D" w15:done="1"/>
  <w15:commentEx w15:paraId="141C3809" w15:done="1"/>
  <w15:commentEx w15:paraId="55593816" w15:done="1"/>
  <w15:commentEx w15:paraId="57D3D89B" w15:done="1"/>
  <w15:commentEx w15:paraId="05319A65" w15:done="1"/>
  <w15:commentEx w15:paraId="3FC7F37A" w15:done="1"/>
  <w15:commentEx w15:paraId="6673174B" w15:done="1"/>
  <w15:commentEx w15:paraId="583FCC3A" w15:done="1"/>
  <w15:commentEx w15:paraId="06A246B3" w15:done="1"/>
  <w15:commentEx w15:paraId="4ED59614" w15:done="1"/>
  <w15:commentEx w15:paraId="217B64E5" w15:done="1"/>
  <w15:commentEx w15:paraId="5787611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CA59" w16cex:dateUtc="2022-04-24T12:08:00Z"/>
  <w16cex:commentExtensible w16cex:durableId="260FCA7C" w16cex:dateUtc="2022-04-24T12:09:00Z"/>
  <w16cex:commentExtensible w16cex:durableId="260FD057" w16cex:dateUtc="2022-04-24T12:34:00Z"/>
  <w16cex:commentExtensible w16cex:durableId="260FD08D" w16cex:dateUtc="2022-04-24T12:35:00Z"/>
  <w16cex:commentExtensible w16cex:durableId="260FD10C" w16cex:dateUtc="2022-04-24T12:37:00Z"/>
  <w16cex:commentExtensible w16cex:durableId="260FD1E7" w16cex:dateUtc="2022-04-24T12:40:00Z"/>
  <w16cex:commentExtensible w16cex:durableId="260FD2D0" w16cex:dateUtc="2022-04-24T12:44:00Z"/>
  <w16cex:commentExtensible w16cex:durableId="260FD3FB" w16cex:dateUtc="2022-04-24T12:49:00Z"/>
  <w16cex:commentExtensible w16cex:durableId="260FD477" w16cex:dateUtc="2022-04-24T12:51:00Z"/>
  <w16cex:commentExtensible w16cex:durableId="260FD518" w16cex:dateUtc="2022-04-24T12:54:00Z"/>
  <w16cex:commentExtensible w16cex:durableId="260FD626" w16cex:dateUtc="2022-04-24T12:59:00Z"/>
  <w16cex:commentExtensible w16cex:durableId="260FD7AF" w16cex:dateUtc="2022-04-24T13:05:00Z"/>
  <w16cex:commentExtensible w16cex:durableId="260FD802" w16cex:dateUtc="2022-04-24T13:06:00Z"/>
  <w16cex:commentExtensible w16cex:durableId="260FD855" w16cex:dateUtc="2022-04-24T13:08:00Z"/>
  <w16cex:commentExtensible w16cex:durableId="260FE2C7" w16cex:dateUtc="2022-04-24T13:52:00Z"/>
  <w16cex:commentExtensible w16cex:durableId="260FE49C" w16cex:dateUtc="2022-04-24T14:00:00Z"/>
  <w16cex:commentExtensible w16cex:durableId="26100BBF" w16cex:dateUtc="2022-04-24T16:47:00Z"/>
  <w16cex:commentExtensible w16cex:durableId="260FE9F2" w16cex:dateUtc="2022-04-24T14:23:00Z"/>
  <w16cex:commentExtensible w16cex:durableId="26100C14" w16cex:dateUtc="2022-04-24T16:49:00Z"/>
  <w16cex:commentExtensible w16cex:durableId="26100C59" w16cex:dateUtc="2022-04-24T16:50:00Z"/>
  <w16cex:commentExtensible w16cex:durableId="26100CAD" w16cex:dateUtc="2022-04-24T16:51:00Z"/>
  <w16cex:commentExtensible w16cex:durableId="26100E2C" w16cex:dateUtc="2022-04-24T16:58:00Z"/>
  <w16cex:commentExtensible w16cex:durableId="26100E93" w16cex:dateUtc="2022-04-24T16:59:00Z"/>
  <w16cex:commentExtensible w16cex:durableId="26100F07" w16cex:dateUtc="2022-04-24T17:01:00Z"/>
  <w16cex:commentExtensible w16cex:durableId="26100FCD" w16cex:dateUtc="2022-04-24T17:05:00Z"/>
  <w16cex:commentExtensible w16cex:durableId="26101047" w16cex:dateUtc="2022-04-24T17:07:00Z"/>
  <w16cex:commentExtensible w16cex:durableId="2610115B" w16cex:dateUtc="2022-04-24T17:11:00Z"/>
  <w16cex:commentExtensible w16cex:durableId="261011A0" w16cex:dateUtc="2022-04-24T17:12:00Z"/>
  <w16cex:commentExtensible w16cex:durableId="261011B6" w16cex:dateUtc="2022-04-24T17:13:00Z"/>
  <w16cex:commentExtensible w16cex:durableId="261012E1" w16cex:dateUtc="2022-04-24T17:18:00Z"/>
  <w16cex:commentExtensible w16cex:durableId="26101456" w16cex:dateUtc="2022-04-24T17:24:00Z"/>
  <w16cex:commentExtensible w16cex:durableId="261016A2" w16cex:dateUtc="2022-04-24T17:34:00Z"/>
  <w16cex:commentExtensible w16cex:durableId="26101718" w16cex:dateUtc="2022-04-24T17:36:00Z"/>
  <w16cex:commentExtensible w16cex:durableId="26101B2E" w16cex:dateUtc="2022-04-24T17:53:00Z"/>
  <w16cex:commentExtensible w16cex:durableId="26102543" w16cex:dateUtc="2022-04-24T18:36:00Z"/>
  <w16cex:commentExtensible w16cex:durableId="2610285C" w16cex:dateUtc="2022-04-24T18:49:00Z"/>
  <w16cex:commentExtensible w16cex:durableId="26102AF4" w16cex:dateUtc="2022-04-24T19:00:00Z"/>
  <w16cex:commentExtensible w16cex:durableId="26102D7E" w16cex:dateUtc="2022-04-24T19:11:00Z"/>
  <w16cex:commentExtensible w16cex:durableId="26103854" w16cex:dateUtc="2022-04-24T19:57:00Z"/>
  <w16cex:commentExtensible w16cex:durableId="261038E7" w16cex:dateUtc="2022-04-24T20:00:00Z"/>
  <w16cex:commentExtensible w16cex:durableId="26103D47" w16cex:dateUtc="2022-04-24T20:19:00Z"/>
  <w16cex:commentExtensible w16cex:durableId="26103F78" w16cex:dateUtc="2022-04-24T20:28:00Z"/>
  <w16cex:commentExtensible w16cex:durableId="2610409A" w16cex:dateUtc="2022-04-24T20: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B96787" w16cid:durableId="260FCA59"/>
  <w16cid:commentId w16cid:paraId="12F24AE9" w16cid:durableId="260FCA7C"/>
  <w16cid:commentId w16cid:paraId="23F1AC6E" w16cid:durableId="260FD057"/>
  <w16cid:commentId w16cid:paraId="551697C8" w16cid:durableId="260FD08D"/>
  <w16cid:commentId w16cid:paraId="3AFA4CA1" w16cid:durableId="260FD10C"/>
  <w16cid:commentId w16cid:paraId="4D5F7383" w16cid:durableId="260FD1E7"/>
  <w16cid:commentId w16cid:paraId="4452944E" w16cid:durableId="260FD2D0"/>
  <w16cid:commentId w16cid:paraId="4AC557AD" w16cid:durableId="260FD3FB"/>
  <w16cid:commentId w16cid:paraId="497FBAB4" w16cid:durableId="260FD477"/>
  <w16cid:commentId w16cid:paraId="59388786" w16cid:durableId="260FD518"/>
  <w16cid:commentId w16cid:paraId="3F72B3F1" w16cid:durableId="260FD626"/>
  <w16cid:commentId w16cid:paraId="5499B81A" w16cid:durableId="260FD7AF"/>
  <w16cid:commentId w16cid:paraId="493057D7" w16cid:durableId="260FD802"/>
  <w16cid:commentId w16cid:paraId="1EAF95FE" w16cid:durableId="260FD855"/>
  <w16cid:commentId w16cid:paraId="4F8D7EEE" w16cid:durableId="260FE2C7"/>
  <w16cid:commentId w16cid:paraId="4A84DEA0" w16cid:durableId="260FE49C"/>
  <w16cid:commentId w16cid:paraId="0C4A7DE5" w16cid:durableId="26100BBF"/>
  <w16cid:commentId w16cid:paraId="1970BFA9" w16cid:durableId="260FE9F2"/>
  <w16cid:commentId w16cid:paraId="2D3A43D0" w16cid:durableId="26100C14"/>
  <w16cid:commentId w16cid:paraId="5D0CB088" w16cid:durableId="26100C59"/>
  <w16cid:commentId w16cid:paraId="1CD21EBC" w16cid:durableId="26100CAD"/>
  <w16cid:commentId w16cid:paraId="5C4CFB27" w16cid:durableId="26100E2C"/>
  <w16cid:commentId w16cid:paraId="66FF4691" w16cid:durableId="26100E93"/>
  <w16cid:commentId w16cid:paraId="3A123635" w16cid:durableId="26100F07"/>
  <w16cid:commentId w16cid:paraId="496D296B" w16cid:durableId="26100FCD"/>
  <w16cid:commentId w16cid:paraId="5088BE16" w16cid:durableId="26101047"/>
  <w16cid:commentId w16cid:paraId="7D4D4CF8" w16cid:durableId="2610115B"/>
  <w16cid:commentId w16cid:paraId="4E3EEB39" w16cid:durableId="261011A0"/>
  <w16cid:commentId w16cid:paraId="7240BD9D" w16cid:durableId="261011B6"/>
  <w16cid:commentId w16cid:paraId="1C921F72" w16cid:durableId="261012E1"/>
  <w16cid:commentId w16cid:paraId="72277103" w16cid:durableId="26101456"/>
  <w16cid:commentId w16cid:paraId="5E66CB3D" w16cid:durableId="261016A2"/>
  <w16cid:commentId w16cid:paraId="141C3809" w16cid:durableId="26101718"/>
  <w16cid:commentId w16cid:paraId="55593816" w16cid:durableId="26101B2E"/>
  <w16cid:commentId w16cid:paraId="57D3D89B" w16cid:durableId="26102543"/>
  <w16cid:commentId w16cid:paraId="05319A65" w16cid:durableId="2610285C"/>
  <w16cid:commentId w16cid:paraId="3FC7F37A" w16cid:durableId="26102AF4"/>
  <w16cid:commentId w16cid:paraId="6673174B" w16cid:durableId="26102D7E"/>
  <w16cid:commentId w16cid:paraId="583FCC3A" w16cid:durableId="26103854"/>
  <w16cid:commentId w16cid:paraId="06A246B3" w16cid:durableId="261038E7"/>
  <w16cid:commentId w16cid:paraId="4ED59614" w16cid:durableId="26103D47"/>
  <w16cid:commentId w16cid:paraId="217B64E5" w16cid:durableId="26103F78"/>
  <w16cid:commentId w16cid:paraId="57876117" w16cid:durableId="26104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43056" w14:textId="77777777" w:rsidR="002D4D97" w:rsidRDefault="002D4D97">
      <w:pPr>
        <w:spacing w:line="240" w:lineRule="auto"/>
      </w:pPr>
      <w:r>
        <w:separator/>
      </w:r>
    </w:p>
    <w:p w14:paraId="4C8F201E" w14:textId="77777777" w:rsidR="002D4D97" w:rsidRDefault="002D4D97"/>
  </w:endnote>
  <w:endnote w:type="continuationSeparator" w:id="0">
    <w:p w14:paraId="2C9CE447" w14:textId="77777777" w:rsidR="002D4D97" w:rsidRDefault="002D4D97">
      <w:pPr>
        <w:spacing w:line="240" w:lineRule="auto"/>
      </w:pPr>
      <w:r>
        <w:continuationSeparator/>
      </w:r>
    </w:p>
    <w:p w14:paraId="19EE51EF" w14:textId="77777777" w:rsidR="002D4D97" w:rsidRDefault="002D4D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6F7C2" w14:textId="77777777" w:rsidR="002D4D97" w:rsidRDefault="002D4D97">
      <w:pPr>
        <w:spacing w:line="240" w:lineRule="auto"/>
      </w:pPr>
      <w:r>
        <w:separator/>
      </w:r>
    </w:p>
    <w:p w14:paraId="30EBBF12" w14:textId="77777777" w:rsidR="002D4D97" w:rsidRDefault="002D4D97"/>
  </w:footnote>
  <w:footnote w:type="continuationSeparator" w:id="0">
    <w:p w14:paraId="3101D7D0" w14:textId="77777777" w:rsidR="002D4D97" w:rsidRDefault="002D4D97">
      <w:pPr>
        <w:spacing w:line="240" w:lineRule="auto"/>
      </w:pPr>
      <w:r>
        <w:continuationSeparator/>
      </w:r>
    </w:p>
    <w:p w14:paraId="2EC11876" w14:textId="77777777" w:rsidR="002D4D97" w:rsidRDefault="002D4D9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0009854">
    <w:abstractNumId w:val="9"/>
  </w:num>
  <w:num w:numId="2" w16cid:durableId="1987778920">
    <w:abstractNumId w:val="7"/>
  </w:num>
  <w:num w:numId="3" w16cid:durableId="488399608">
    <w:abstractNumId w:val="6"/>
  </w:num>
  <w:num w:numId="4" w16cid:durableId="1084231391">
    <w:abstractNumId w:val="5"/>
  </w:num>
  <w:num w:numId="5" w16cid:durableId="1952206191">
    <w:abstractNumId w:val="4"/>
  </w:num>
  <w:num w:numId="6" w16cid:durableId="1015032914">
    <w:abstractNumId w:val="8"/>
  </w:num>
  <w:num w:numId="7" w16cid:durableId="1545755664">
    <w:abstractNumId w:val="3"/>
  </w:num>
  <w:num w:numId="8" w16cid:durableId="763381238">
    <w:abstractNumId w:val="2"/>
  </w:num>
  <w:num w:numId="9" w16cid:durableId="878514104">
    <w:abstractNumId w:val="1"/>
  </w:num>
  <w:num w:numId="10" w16cid:durableId="538713094">
    <w:abstractNumId w:val="0"/>
  </w:num>
  <w:num w:numId="11" w16cid:durableId="1006516504">
    <w:abstractNumId w:val="9"/>
    <w:lvlOverride w:ilvl="0">
      <w:startOverride w:val="1"/>
    </w:lvlOverride>
  </w:num>
  <w:num w:numId="12" w16cid:durableId="561061381">
    <w:abstractNumId w:val="24"/>
  </w:num>
  <w:num w:numId="13" w16cid:durableId="964120011">
    <w:abstractNumId w:val="21"/>
  </w:num>
  <w:num w:numId="14" w16cid:durableId="610669710">
    <w:abstractNumId w:val="18"/>
  </w:num>
  <w:num w:numId="15" w16cid:durableId="478883444">
    <w:abstractNumId w:val="23"/>
  </w:num>
  <w:num w:numId="16" w16cid:durableId="2167823">
    <w:abstractNumId w:val="17"/>
  </w:num>
  <w:num w:numId="17" w16cid:durableId="1183131823">
    <w:abstractNumId w:val="16"/>
  </w:num>
  <w:num w:numId="18" w16cid:durableId="297151573">
    <w:abstractNumId w:val="13"/>
  </w:num>
  <w:num w:numId="19" w16cid:durableId="1327974070">
    <w:abstractNumId w:val="14"/>
  </w:num>
  <w:num w:numId="20" w16cid:durableId="759377823">
    <w:abstractNumId w:val="22"/>
  </w:num>
  <w:num w:numId="21" w16cid:durableId="1473136964">
    <w:abstractNumId w:val="15"/>
  </w:num>
  <w:num w:numId="22" w16cid:durableId="1010445138">
    <w:abstractNumId w:val="11"/>
  </w:num>
  <w:num w:numId="23" w16cid:durableId="471363015">
    <w:abstractNumId w:val="20"/>
  </w:num>
  <w:num w:numId="24" w16cid:durableId="712464466">
    <w:abstractNumId w:val="12"/>
  </w:num>
  <w:num w:numId="25" w16cid:durableId="489098725">
    <w:abstractNumId w:val="10"/>
  </w:num>
  <w:num w:numId="26" w16cid:durableId="184713469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gel Apps">
    <w15:presenceInfo w15:providerId="AD" w15:userId="S::Nigel.Apps@selwood.co.uk::2651fce7-ba9c-4e13-afea-521616c854ca"/>
  </w15:person>
  <w15:person w15:author="(s) Kieran Apps">
    <w15:presenceInfo w15:providerId="AD" w15:userId="S::coka3@lunet.lboro.ac.uk::f0421b2b-750c-41e5-b621-0ff79aa748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trackRevisions/>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024FB"/>
    <w:rsid w:val="00002591"/>
    <w:rsid w:val="0001041D"/>
    <w:rsid w:val="00010762"/>
    <w:rsid w:val="00012DDC"/>
    <w:rsid w:val="0001330E"/>
    <w:rsid w:val="00013E24"/>
    <w:rsid w:val="00016DD8"/>
    <w:rsid w:val="0001715F"/>
    <w:rsid w:val="0001747B"/>
    <w:rsid w:val="00017D2D"/>
    <w:rsid w:val="00020F8B"/>
    <w:rsid w:val="00026619"/>
    <w:rsid w:val="0002796C"/>
    <w:rsid w:val="000347B7"/>
    <w:rsid w:val="000356AB"/>
    <w:rsid w:val="000366F6"/>
    <w:rsid w:val="00037CAE"/>
    <w:rsid w:val="00037FDE"/>
    <w:rsid w:val="00040A32"/>
    <w:rsid w:val="00041C02"/>
    <w:rsid w:val="00041E36"/>
    <w:rsid w:val="00042847"/>
    <w:rsid w:val="00044CBD"/>
    <w:rsid w:val="00045E7A"/>
    <w:rsid w:val="000477D9"/>
    <w:rsid w:val="000503D6"/>
    <w:rsid w:val="00050E70"/>
    <w:rsid w:val="000529FF"/>
    <w:rsid w:val="000548DC"/>
    <w:rsid w:val="00055FDD"/>
    <w:rsid w:val="00057264"/>
    <w:rsid w:val="00057D1B"/>
    <w:rsid w:val="000604E3"/>
    <w:rsid w:val="00063A71"/>
    <w:rsid w:val="0006413D"/>
    <w:rsid w:val="000650A3"/>
    <w:rsid w:val="00067190"/>
    <w:rsid w:val="000677B7"/>
    <w:rsid w:val="0007033F"/>
    <w:rsid w:val="0007298A"/>
    <w:rsid w:val="00074D38"/>
    <w:rsid w:val="00077895"/>
    <w:rsid w:val="00080399"/>
    <w:rsid w:val="00081A32"/>
    <w:rsid w:val="00082131"/>
    <w:rsid w:val="000827E2"/>
    <w:rsid w:val="00082D39"/>
    <w:rsid w:val="00083B14"/>
    <w:rsid w:val="00083ECA"/>
    <w:rsid w:val="000845AF"/>
    <w:rsid w:val="000867F7"/>
    <w:rsid w:val="00086BEB"/>
    <w:rsid w:val="0009094E"/>
    <w:rsid w:val="0009179F"/>
    <w:rsid w:val="00094586"/>
    <w:rsid w:val="00094F8A"/>
    <w:rsid w:val="00097476"/>
    <w:rsid w:val="00097BEC"/>
    <w:rsid w:val="000A0E9E"/>
    <w:rsid w:val="000A20E2"/>
    <w:rsid w:val="000A60DD"/>
    <w:rsid w:val="000A7613"/>
    <w:rsid w:val="000B0BBD"/>
    <w:rsid w:val="000B106E"/>
    <w:rsid w:val="000B35FA"/>
    <w:rsid w:val="000B4021"/>
    <w:rsid w:val="000B499E"/>
    <w:rsid w:val="000C0521"/>
    <w:rsid w:val="000C4588"/>
    <w:rsid w:val="000C55B4"/>
    <w:rsid w:val="000D163E"/>
    <w:rsid w:val="000D2383"/>
    <w:rsid w:val="000D30B2"/>
    <w:rsid w:val="000D3F41"/>
    <w:rsid w:val="000D581A"/>
    <w:rsid w:val="000D6644"/>
    <w:rsid w:val="000E1752"/>
    <w:rsid w:val="000E3CFD"/>
    <w:rsid w:val="000E4FB3"/>
    <w:rsid w:val="000E5207"/>
    <w:rsid w:val="000E5D73"/>
    <w:rsid w:val="000E73AF"/>
    <w:rsid w:val="000F00A3"/>
    <w:rsid w:val="000F0B2D"/>
    <w:rsid w:val="000F290E"/>
    <w:rsid w:val="000F35FC"/>
    <w:rsid w:val="000F52A4"/>
    <w:rsid w:val="001028FA"/>
    <w:rsid w:val="0010350A"/>
    <w:rsid w:val="00103948"/>
    <w:rsid w:val="00103CBA"/>
    <w:rsid w:val="001053AF"/>
    <w:rsid w:val="0010611F"/>
    <w:rsid w:val="0010701A"/>
    <w:rsid w:val="00107F58"/>
    <w:rsid w:val="00110FF1"/>
    <w:rsid w:val="0011162C"/>
    <w:rsid w:val="00112594"/>
    <w:rsid w:val="00113852"/>
    <w:rsid w:val="0011433F"/>
    <w:rsid w:val="001145E8"/>
    <w:rsid w:val="001151B4"/>
    <w:rsid w:val="00115DF3"/>
    <w:rsid w:val="00117914"/>
    <w:rsid w:val="0012214D"/>
    <w:rsid w:val="00124360"/>
    <w:rsid w:val="00125A6B"/>
    <w:rsid w:val="0012682B"/>
    <w:rsid w:val="001302F4"/>
    <w:rsid w:val="00131210"/>
    <w:rsid w:val="00131ABA"/>
    <w:rsid w:val="0013483D"/>
    <w:rsid w:val="001351E1"/>
    <w:rsid w:val="00135A2B"/>
    <w:rsid w:val="001360D8"/>
    <w:rsid w:val="0013787B"/>
    <w:rsid w:val="00137A4B"/>
    <w:rsid w:val="00140FBE"/>
    <w:rsid w:val="0014260E"/>
    <w:rsid w:val="0014352B"/>
    <w:rsid w:val="001450A0"/>
    <w:rsid w:val="001454A8"/>
    <w:rsid w:val="001473E2"/>
    <w:rsid w:val="00147C1B"/>
    <w:rsid w:val="00151032"/>
    <w:rsid w:val="00151DF9"/>
    <w:rsid w:val="00151F46"/>
    <w:rsid w:val="00155B3F"/>
    <w:rsid w:val="00156D1C"/>
    <w:rsid w:val="00156FD1"/>
    <w:rsid w:val="00157E5A"/>
    <w:rsid w:val="001604D0"/>
    <w:rsid w:val="00160718"/>
    <w:rsid w:val="00160D18"/>
    <w:rsid w:val="00161587"/>
    <w:rsid w:val="001615CE"/>
    <w:rsid w:val="001624F1"/>
    <w:rsid w:val="001637A8"/>
    <w:rsid w:val="00164511"/>
    <w:rsid w:val="0016491C"/>
    <w:rsid w:val="00165CC6"/>
    <w:rsid w:val="001663AA"/>
    <w:rsid w:val="00170F3C"/>
    <w:rsid w:val="00173C3F"/>
    <w:rsid w:val="00173FD2"/>
    <w:rsid w:val="00180C55"/>
    <w:rsid w:val="001812A4"/>
    <w:rsid w:val="00181D34"/>
    <w:rsid w:val="00182315"/>
    <w:rsid w:val="0018251F"/>
    <w:rsid w:val="001833D6"/>
    <w:rsid w:val="00186250"/>
    <w:rsid w:val="00192EAA"/>
    <w:rsid w:val="0019519E"/>
    <w:rsid w:val="00195883"/>
    <w:rsid w:val="001962E2"/>
    <w:rsid w:val="00197991"/>
    <w:rsid w:val="001A3206"/>
    <w:rsid w:val="001A3E92"/>
    <w:rsid w:val="001A4F7D"/>
    <w:rsid w:val="001A5FF3"/>
    <w:rsid w:val="001B3682"/>
    <w:rsid w:val="001B5B3C"/>
    <w:rsid w:val="001B773A"/>
    <w:rsid w:val="001B7DA3"/>
    <w:rsid w:val="001C0789"/>
    <w:rsid w:val="001C07EA"/>
    <w:rsid w:val="001C0834"/>
    <w:rsid w:val="001C212B"/>
    <w:rsid w:val="001C5808"/>
    <w:rsid w:val="001C74C4"/>
    <w:rsid w:val="001D1B60"/>
    <w:rsid w:val="001D28FF"/>
    <w:rsid w:val="001D3F80"/>
    <w:rsid w:val="001D5ECB"/>
    <w:rsid w:val="001D6490"/>
    <w:rsid w:val="001E3223"/>
    <w:rsid w:val="001E392A"/>
    <w:rsid w:val="001E412F"/>
    <w:rsid w:val="001E4C1D"/>
    <w:rsid w:val="001E4CDE"/>
    <w:rsid w:val="001E64E3"/>
    <w:rsid w:val="001E6578"/>
    <w:rsid w:val="001F20EF"/>
    <w:rsid w:val="001F2875"/>
    <w:rsid w:val="001F38B5"/>
    <w:rsid w:val="001F42D7"/>
    <w:rsid w:val="001F5B0A"/>
    <w:rsid w:val="001F5FED"/>
    <w:rsid w:val="001F7B7E"/>
    <w:rsid w:val="00201CBB"/>
    <w:rsid w:val="00203079"/>
    <w:rsid w:val="002048EC"/>
    <w:rsid w:val="00205BF8"/>
    <w:rsid w:val="00205F34"/>
    <w:rsid w:val="00210B49"/>
    <w:rsid w:val="00213573"/>
    <w:rsid w:val="00215D1A"/>
    <w:rsid w:val="0021690D"/>
    <w:rsid w:val="00221B63"/>
    <w:rsid w:val="00222554"/>
    <w:rsid w:val="00227223"/>
    <w:rsid w:val="00230779"/>
    <w:rsid w:val="00235502"/>
    <w:rsid w:val="00236A50"/>
    <w:rsid w:val="00236E1B"/>
    <w:rsid w:val="00237517"/>
    <w:rsid w:val="00237FBC"/>
    <w:rsid w:val="0025149A"/>
    <w:rsid w:val="00254075"/>
    <w:rsid w:val="00256668"/>
    <w:rsid w:val="0025785E"/>
    <w:rsid w:val="0026064B"/>
    <w:rsid w:val="00260AF3"/>
    <w:rsid w:val="00262A67"/>
    <w:rsid w:val="00262B61"/>
    <w:rsid w:val="002637DD"/>
    <w:rsid w:val="00263AD8"/>
    <w:rsid w:val="0026434D"/>
    <w:rsid w:val="00266AFA"/>
    <w:rsid w:val="00270A4B"/>
    <w:rsid w:val="00271908"/>
    <w:rsid w:val="00272AE8"/>
    <w:rsid w:val="00274494"/>
    <w:rsid w:val="002750E6"/>
    <w:rsid w:val="0027522B"/>
    <w:rsid w:val="00277139"/>
    <w:rsid w:val="00286602"/>
    <w:rsid w:val="0028798D"/>
    <w:rsid w:val="002919E3"/>
    <w:rsid w:val="0029403D"/>
    <w:rsid w:val="00294409"/>
    <w:rsid w:val="00295190"/>
    <w:rsid w:val="00296002"/>
    <w:rsid w:val="0029644A"/>
    <w:rsid w:val="002970F9"/>
    <w:rsid w:val="00297296"/>
    <w:rsid w:val="002A0BAA"/>
    <w:rsid w:val="002A1647"/>
    <w:rsid w:val="002B06EB"/>
    <w:rsid w:val="002B0CD6"/>
    <w:rsid w:val="002B14F8"/>
    <w:rsid w:val="002B19A0"/>
    <w:rsid w:val="002B2066"/>
    <w:rsid w:val="002B39A2"/>
    <w:rsid w:val="002B4A55"/>
    <w:rsid w:val="002B5C4B"/>
    <w:rsid w:val="002B6113"/>
    <w:rsid w:val="002C02F2"/>
    <w:rsid w:val="002C0816"/>
    <w:rsid w:val="002C08F3"/>
    <w:rsid w:val="002C22F8"/>
    <w:rsid w:val="002C3454"/>
    <w:rsid w:val="002C3522"/>
    <w:rsid w:val="002C5605"/>
    <w:rsid w:val="002C6B26"/>
    <w:rsid w:val="002C73C1"/>
    <w:rsid w:val="002D3829"/>
    <w:rsid w:val="002D4D97"/>
    <w:rsid w:val="002D5BA6"/>
    <w:rsid w:val="002E1641"/>
    <w:rsid w:val="002E2753"/>
    <w:rsid w:val="002E27AC"/>
    <w:rsid w:val="002E3168"/>
    <w:rsid w:val="002E3398"/>
    <w:rsid w:val="002E3596"/>
    <w:rsid w:val="002E3CEE"/>
    <w:rsid w:val="002E4EDF"/>
    <w:rsid w:val="002E6EAF"/>
    <w:rsid w:val="002E7493"/>
    <w:rsid w:val="002E7D90"/>
    <w:rsid w:val="002F0B0F"/>
    <w:rsid w:val="002F23BC"/>
    <w:rsid w:val="002F6565"/>
    <w:rsid w:val="002F69FF"/>
    <w:rsid w:val="002F76F2"/>
    <w:rsid w:val="002F7D90"/>
    <w:rsid w:val="003063FD"/>
    <w:rsid w:val="00306F64"/>
    <w:rsid w:val="0031137A"/>
    <w:rsid w:val="00311EC4"/>
    <w:rsid w:val="003122EE"/>
    <w:rsid w:val="00312B71"/>
    <w:rsid w:val="00314895"/>
    <w:rsid w:val="00314E34"/>
    <w:rsid w:val="0031511C"/>
    <w:rsid w:val="003174D0"/>
    <w:rsid w:val="00317DF4"/>
    <w:rsid w:val="003222A2"/>
    <w:rsid w:val="00323079"/>
    <w:rsid w:val="00323EE3"/>
    <w:rsid w:val="00331C74"/>
    <w:rsid w:val="003351DC"/>
    <w:rsid w:val="00335507"/>
    <w:rsid w:val="00335718"/>
    <w:rsid w:val="003362E6"/>
    <w:rsid w:val="00336E00"/>
    <w:rsid w:val="00337A83"/>
    <w:rsid w:val="00341A80"/>
    <w:rsid w:val="00341D8F"/>
    <w:rsid w:val="00342C96"/>
    <w:rsid w:val="00342F4A"/>
    <w:rsid w:val="00346089"/>
    <w:rsid w:val="0034670A"/>
    <w:rsid w:val="003468F2"/>
    <w:rsid w:val="00347555"/>
    <w:rsid w:val="00350115"/>
    <w:rsid w:val="0035087B"/>
    <w:rsid w:val="00351920"/>
    <w:rsid w:val="0035271F"/>
    <w:rsid w:val="00353598"/>
    <w:rsid w:val="003538BA"/>
    <w:rsid w:val="003539EA"/>
    <w:rsid w:val="00353BF2"/>
    <w:rsid w:val="00353F0B"/>
    <w:rsid w:val="00355931"/>
    <w:rsid w:val="00355DCA"/>
    <w:rsid w:val="00355F71"/>
    <w:rsid w:val="00360899"/>
    <w:rsid w:val="00360D43"/>
    <w:rsid w:val="003636D9"/>
    <w:rsid w:val="003649AE"/>
    <w:rsid w:val="0036513E"/>
    <w:rsid w:val="00365BA0"/>
    <w:rsid w:val="0036669B"/>
    <w:rsid w:val="00371D42"/>
    <w:rsid w:val="003723FE"/>
    <w:rsid w:val="00372572"/>
    <w:rsid w:val="003726E8"/>
    <w:rsid w:val="00373684"/>
    <w:rsid w:val="0037372B"/>
    <w:rsid w:val="00374434"/>
    <w:rsid w:val="00374635"/>
    <w:rsid w:val="00375BB3"/>
    <w:rsid w:val="00375F4B"/>
    <w:rsid w:val="003772D5"/>
    <w:rsid w:val="00380525"/>
    <w:rsid w:val="0038226E"/>
    <w:rsid w:val="00385826"/>
    <w:rsid w:val="00386730"/>
    <w:rsid w:val="00386F7B"/>
    <w:rsid w:val="00386F94"/>
    <w:rsid w:val="0039118D"/>
    <w:rsid w:val="0039253E"/>
    <w:rsid w:val="00394D4F"/>
    <w:rsid w:val="00395B11"/>
    <w:rsid w:val="00397BDD"/>
    <w:rsid w:val="003A1DFD"/>
    <w:rsid w:val="003A3B6D"/>
    <w:rsid w:val="003A6EC0"/>
    <w:rsid w:val="003A7A1C"/>
    <w:rsid w:val="003B10D7"/>
    <w:rsid w:val="003B5BBB"/>
    <w:rsid w:val="003B65A8"/>
    <w:rsid w:val="003C0760"/>
    <w:rsid w:val="003C1743"/>
    <w:rsid w:val="003C20E3"/>
    <w:rsid w:val="003C2449"/>
    <w:rsid w:val="003C3DD0"/>
    <w:rsid w:val="003C48D7"/>
    <w:rsid w:val="003C4946"/>
    <w:rsid w:val="003D023D"/>
    <w:rsid w:val="003D1C53"/>
    <w:rsid w:val="003D3F0A"/>
    <w:rsid w:val="003D4DE3"/>
    <w:rsid w:val="003D77EE"/>
    <w:rsid w:val="003E0C0C"/>
    <w:rsid w:val="003E114D"/>
    <w:rsid w:val="003E1CF1"/>
    <w:rsid w:val="003E3BC0"/>
    <w:rsid w:val="003E3DAD"/>
    <w:rsid w:val="003E57DE"/>
    <w:rsid w:val="003E60D7"/>
    <w:rsid w:val="003E6710"/>
    <w:rsid w:val="003F2524"/>
    <w:rsid w:val="003F3D69"/>
    <w:rsid w:val="003F5229"/>
    <w:rsid w:val="003F7337"/>
    <w:rsid w:val="003F768F"/>
    <w:rsid w:val="00400C97"/>
    <w:rsid w:val="0040382F"/>
    <w:rsid w:val="004041D3"/>
    <w:rsid w:val="00404903"/>
    <w:rsid w:val="00404C64"/>
    <w:rsid w:val="004059A0"/>
    <w:rsid w:val="00407623"/>
    <w:rsid w:val="00407F3E"/>
    <w:rsid w:val="00410A42"/>
    <w:rsid w:val="00411EE1"/>
    <w:rsid w:val="004141D6"/>
    <w:rsid w:val="00415327"/>
    <w:rsid w:val="004166F6"/>
    <w:rsid w:val="00416A97"/>
    <w:rsid w:val="00420261"/>
    <w:rsid w:val="00420BB3"/>
    <w:rsid w:val="00421A9F"/>
    <w:rsid w:val="004224E3"/>
    <w:rsid w:val="00422A68"/>
    <w:rsid w:val="00422D1C"/>
    <w:rsid w:val="004233CE"/>
    <w:rsid w:val="0042388F"/>
    <w:rsid w:val="00425576"/>
    <w:rsid w:val="00426AB9"/>
    <w:rsid w:val="00431A71"/>
    <w:rsid w:val="00433EFB"/>
    <w:rsid w:val="0043706E"/>
    <w:rsid w:val="004374E8"/>
    <w:rsid w:val="00437B12"/>
    <w:rsid w:val="004421A3"/>
    <w:rsid w:val="004429E2"/>
    <w:rsid w:val="0044315A"/>
    <w:rsid w:val="00443574"/>
    <w:rsid w:val="004435D7"/>
    <w:rsid w:val="00443622"/>
    <w:rsid w:val="00443B09"/>
    <w:rsid w:val="00444A78"/>
    <w:rsid w:val="00444F2E"/>
    <w:rsid w:val="004514EE"/>
    <w:rsid w:val="00452DBB"/>
    <w:rsid w:val="004530EF"/>
    <w:rsid w:val="004538ED"/>
    <w:rsid w:val="00453EE0"/>
    <w:rsid w:val="00454BB8"/>
    <w:rsid w:val="00454D07"/>
    <w:rsid w:val="00456804"/>
    <w:rsid w:val="00456F36"/>
    <w:rsid w:val="00460440"/>
    <w:rsid w:val="00461303"/>
    <w:rsid w:val="00467453"/>
    <w:rsid w:val="00467BF8"/>
    <w:rsid w:val="00467E4F"/>
    <w:rsid w:val="004702E2"/>
    <w:rsid w:val="00470C4A"/>
    <w:rsid w:val="004712ED"/>
    <w:rsid w:val="004714EB"/>
    <w:rsid w:val="00471D8C"/>
    <w:rsid w:val="004744FB"/>
    <w:rsid w:val="004747BF"/>
    <w:rsid w:val="00476A6E"/>
    <w:rsid w:val="00477873"/>
    <w:rsid w:val="00480BB6"/>
    <w:rsid w:val="00481C6A"/>
    <w:rsid w:val="00482A16"/>
    <w:rsid w:val="0048751F"/>
    <w:rsid w:val="004904D3"/>
    <w:rsid w:val="004910A3"/>
    <w:rsid w:val="00491175"/>
    <w:rsid w:val="004916CF"/>
    <w:rsid w:val="00491CB6"/>
    <w:rsid w:val="00491DAB"/>
    <w:rsid w:val="00491FD2"/>
    <w:rsid w:val="00493042"/>
    <w:rsid w:val="00495ADF"/>
    <w:rsid w:val="00495BC0"/>
    <w:rsid w:val="004970C9"/>
    <w:rsid w:val="004A0A7A"/>
    <w:rsid w:val="004A2E73"/>
    <w:rsid w:val="004A3A1E"/>
    <w:rsid w:val="004A4E67"/>
    <w:rsid w:val="004B088F"/>
    <w:rsid w:val="004B2028"/>
    <w:rsid w:val="004B388B"/>
    <w:rsid w:val="004B68A9"/>
    <w:rsid w:val="004C091C"/>
    <w:rsid w:val="004C0ED5"/>
    <w:rsid w:val="004C2CEE"/>
    <w:rsid w:val="004C5300"/>
    <w:rsid w:val="004C561D"/>
    <w:rsid w:val="004C6916"/>
    <w:rsid w:val="004D00AD"/>
    <w:rsid w:val="004D1C0C"/>
    <w:rsid w:val="004D271E"/>
    <w:rsid w:val="004D34CC"/>
    <w:rsid w:val="004D4346"/>
    <w:rsid w:val="004D448A"/>
    <w:rsid w:val="004D7B61"/>
    <w:rsid w:val="004D7F10"/>
    <w:rsid w:val="004E01A5"/>
    <w:rsid w:val="004E4BAB"/>
    <w:rsid w:val="004E5293"/>
    <w:rsid w:val="004E6E6E"/>
    <w:rsid w:val="004E78E9"/>
    <w:rsid w:val="004E7CE0"/>
    <w:rsid w:val="004F0676"/>
    <w:rsid w:val="004F306E"/>
    <w:rsid w:val="004F4E0D"/>
    <w:rsid w:val="004F5284"/>
    <w:rsid w:val="00500FD3"/>
    <w:rsid w:val="00502933"/>
    <w:rsid w:val="00502E17"/>
    <w:rsid w:val="00504F89"/>
    <w:rsid w:val="00506970"/>
    <w:rsid w:val="00506F9F"/>
    <w:rsid w:val="0051185D"/>
    <w:rsid w:val="00513CDB"/>
    <w:rsid w:val="00515B35"/>
    <w:rsid w:val="0051749F"/>
    <w:rsid w:val="005237ED"/>
    <w:rsid w:val="00523BDA"/>
    <w:rsid w:val="00524358"/>
    <w:rsid w:val="005256E1"/>
    <w:rsid w:val="0052640D"/>
    <w:rsid w:val="005268B7"/>
    <w:rsid w:val="00527E53"/>
    <w:rsid w:val="00531304"/>
    <w:rsid w:val="0053238D"/>
    <w:rsid w:val="00532CC4"/>
    <w:rsid w:val="00532EC6"/>
    <w:rsid w:val="00533EF6"/>
    <w:rsid w:val="00534881"/>
    <w:rsid w:val="00535D59"/>
    <w:rsid w:val="00535EC9"/>
    <w:rsid w:val="0053611D"/>
    <w:rsid w:val="00536EB6"/>
    <w:rsid w:val="0054282D"/>
    <w:rsid w:val="00545C73"/>
    <w:rsid w:val="005469AF"/>
    <w:rsid w:val="005507C6"/>
    <w:rsid w:val="00551A02"/>
    <w:rsid w:val="00551AF2"/>
    <w:rsid w:val="005534FA"/>
    <w:rsid w:val="005538E3"/>
    <w:rsid w:val="00553D65"/>
    <w:rsid w:val="00554CCC"/>
    <w:rsid w:val="0055587E"/>
    <w:rsid w:val="00555BB9"/>
    <w:rsid w:val="00556E4D"/>
    <w:rsid w:val="00556E92"/>
    <w:rsid w:val="00556FDD"/>
    <w:rsid w:val="0055792E"/>
    <w:rsid w:val="00557AC6"/>
    <w:rsid w:val="005609DE"/>
    <w:rsid w:val="00560AA3"/>
    <w:rsid w:val="0056155C"/>
    <w:rsid w:val="00561D7F"/>
    <w:rsid w:val="0056253F"/>
    <w:rsid w:val="00564C07"/>
    <w:rsid w:val="00564D87"/>
    <w:rsid w:val="005654D2"/>
    <w:rsid w:val="00570052"/>
    <w:rsid w:val="00570E08"/>
    <w:rsid w:val="00572DF6"/>
    <w:rsid w:val="00573694"/>
    <w:rsid w:val="0057419F"/>
    <w:rsid w:val="0057437F"/>
    <w:rsid w:val="005744AA"/>
    <w:rsid w:val="00576002"/>
    <w:rsid w:val="005769BA"/>
    <w:rsid w:val="0058181B"/>
    <w:rsid w:val="00581E8A"/>
    <w:rsid w:val="005834B8"/>
    <w:rsid w:val="00584AEB"/>
    <w:rsid w:val="005901E6"/>
    <w:rsid w:val="00591161"/>
    <w:rsid w:val="00591B15"/>
    <w:rsid w:val="00594D71"/>
    <w:rsid w:val="005965DE"/>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B72E5"/>
    <w:rsid w:val="005C0AE4"/>
    <w:rsid w:val="005C4704"/>
    <w:rsid w:val="005D045C"/>
    <w:rsid w:val="005D07C9"/>
    <w:rsid w:val="005D0E1F"/>
    <w:rsid w:val="005D3A03"/>
    <w:rsid w:val="005D3AA1"/>
    <w:rsid w:val="005D3ADA"/>
    <w:rsid w:val="005D54CD"/>
    <w:rsid w:val="005D5E13"/>
    <w:rsid w:val="005D6B05"/>
    <w:rsid w:val="005D73C9"/>
    <w:rsid w:val="005E0260"/>
    <w:rsid w:val="005E2D1C"/>
    <w:rsid w:val="005E3264"/>
    <w:rsid w:val="005E46FD"/>
    <w:rsid w:val="005E6585"/>
    <w:rsid w:val="005E6A1A"/>
    <w:rsid w:val="005E7CED"/>
    <w:rsid w:val="005F37FF"/>
    <w:rsid w:val="005F5B50"/>
    <w:rsid w:val="005F626F"/>
    <w:rsid w:val="006005CA"/>
    <w:rsid w:val="00600DD6"/>
    <w:rsid w:val="00601A21"/>
    <w:rsid w:val="00601B8A"/>
    <w:rsid w:val="00602E6A"/>
    <w:rsid w:val="00606CF8"/>
    <w:rsid w:val="00610C7B"/>
    <w:rsid w:val="0061104B"/>
    <w:rsid w:val="006111A3"/>
    <w:rsid w:val="00612047"/>
    <w:rsid w:val="00613908"/>
    <w:rsid w:val="006159F1"/>
    <w:rsid w:val="00615A23"/>
    <w:rsid w:val="00616CC0"/>
    <w:rsid w:val="00617013"/>
    <w:rsid w:val="00617F0B"/>
    <w:rsid w:val="006207A4"/>
    <w:rsid w:val="00620A37"/>
    <w:rsid w:val="00620CF5"/>
    <w:rsid w:val="006214FE"/>
    <w:rsid w:val="00621EC4"/>
    <w:rsid w:val="006223F5"/>
    <w:rsid w:val="0062450A"/>
    <w:rsid w:val="006245B9"/>
    <w:rsid w:val="00624BC8"/>
    <w:rsid w:val="006260F7"/>
    <w:rsid w:val="006273DD"/>
    <w:rsid w:val="00627C1C"/>
    <w:rsid w:val="00630B48"/>
    <w:rsid w:val="00632B70"/>
    <w:rsid w:val="00633771"/>
    <w:rsid w:val="00634385"/>
    <w:rsid w:val="00637B68"/>
    <w:rsid w:val="00637EFA"/>
    <w:rsid w:val="00641574"/>
    <w:rsid w:val="006416FC"/>
    <w:rsid w:val="00641984"/>
    <w:rsid w:val="00641D3E"/>
    <w:rsid w:val="00641F54"/>
    <w:rsid w:val="0064274D"/>
    <w:rsid w:val="00645635"/>
    <w:rsid w:val="00646BB2"/>
    <w:rsid w:val="00652B88"/>
    <w:rsid w:val="0065300C"/>
    <w:rsid w:val="0065575C"/>
    <w:rsid w:val="0065617A"/>
    <w:rsid w:val="00656C88"/>
    <w:rsid w:val="006622C9"/>
    <w:rsid w:val="00662E27"/>
    <w:rsid w:val="0066325C"/>
    <w:rsid w:val="00664425"/>
    <w:rsid w:val="006647B2"/>
    <w:rsid w:val="00667110"/>
    <w:rsid w:val="006703B9"/>
    <w:rsid w:val="00672A47"/>
    <w:rsid w:val="00673215"/>
    <w:rsid w:val="00673387"/>
    <w:rsid w:val="00673FA8"/>
    <w:rsid w:val="00674838"/>
    <w:rsid w:val="006756DE"/>
    <w:rsid w:val="00675955"/>
    <w:rsid w:val="0067625B"/>
    <w:rsid w:val="00681AF5"/>
    <w:rsid w:val="00683AEA"/>
    <w:rsid w:val="00683E11"/>
    <w:rsid w:val="00686890"/>
    <w:rsid w:val="006919D0"/>
    <w:rsid w:val="00693B26"/>
    <w:rsid w:val="00693C75"/>
    <w:rsid w:val="00694641"/>
    <w:rsid w:val="00696C7A"/>
    <w:rsid w:val="006A03EE"/>
    <w:rsid w:val="006A0BCB"/>
    <w:rsid w:val="006A1E9C"/>
    <w:rsid w:val="006A314D"/>
    <w:rsid w:val="006A362C"/>
    <w:rsid w:val="006A415F"/>
    <w:rsid w:val="006A452D"/>
    <w:rsid w:val="006A453F"/>
    <w:rsid w:val="006A4EAA"/>
    <w:rsid w:val="006A53B8"/>
    <w:rsid w:val="006A6B21"/>
    <w:rsid w:val="006B017A"/>
    <w:rsid w:val="006B115C"/>
    <w:rsid w:val="006B1553"/>
    <w:rsid w:val="006B1D69"/>
    <w:rsid w:val="006B3203"/>
    <w:rsid w:val="006B3802"/>
    <w:rsid w:val="006B55D6"/>
    <w:rsid w:val="006B71EC"/>
    <w:rsid w:val="006C1A36"/>
    <w:rsid w:val="006C2773"/>
    <w:rsid w:val="006C2849"/>
    <w:rsid w:val="006C44F7"/>
    <w:rsid w:val="006C750B"/>
    <w:rsid w:val="006D2DA5"/>
    <w:rsid w:val="006D341C"/>
    <w:rsid w:val="006D470E"/>
    <w:rsid w:val="006D7742"/>
    <w:rsid w:val="006E131A"/>
    <w:rsid w:val="006E595B"/>
    <w:rsid w:val="006E6BFE"/>
    <w:rsid w:val="006E7DF6"/>
    <w:rsid w:val="006F03E9"/>
    <w:rsid w:val="006F0A75"/>
    <w:rsid w:val="006F2E2F"/>
    <w:rsid w:val="006F450C"/>
    <w:rsid w:val="006F53C4"/>
    <w:rsid w:val="006F57D3"/>
    <w:rsid w:val="006F670A"/>
    <w:rsid w:val="00700985"/>
    <w:rsid w:val="00700FF8"/>
    <w:rsid w:val="007013D9"/>
    <w:rsid w:val="00701D99"/>
    <w:rsid w:val="00704B48"/>
    <w:rsid w:val="00704DFC"/>
    <w:rsid w:val="0070766E"/>
    <w:rsid w:val="00707A89"/>
    <w:rsid w:val="00713E8B"/>
    <w:rsid w:val="00717AC1"/>
    <w:rsid w:val="00720015"/>
    <w:rsid w:val="0072128F"/>
    <w:rsid w:val="00721A6B"/>
    <w:rsid w:val="007227EA"/>
    <w:rsid w:val="00724971"/>
    <w:rsid w:val="00724E02"/>
    <w:rsid w:val="0073225D"/>
    <w:rsid w:val="00733168"/>
    <w:rsid w:val="00733261"/>
    <w:rsid w:val="00733B67"/>
    <w:rsid w:val="007344CA"/>
    <w:rsid w:val="00734E23"/>
    <w:rsid w:val="0073540E"/>
    <w:rsid w:val="00736315"/>
    <w:rsid w:val="00741F58"/>
    <w:rsid w:val="0074376D"/>
    <w:rsid w:val="007457DF"/>
    <w:rsid w:val="00745FF4"/>
    <w:rsid w:val="0074786F"/>
    <w:rsid w:val="00750C35"/>
    <w:rsid w:val="00750D7C"/>
    <w:rsid w:val="00753212"/>
    <w:rsid w:val="00755D6B"/>
    <w:rsid w:val="00755F7F"/>
    <w:rsid w:val="00757DF8"/>
    <w:rsid w:val="00760B1A"/>
    <w:rsid w:val="00760C5A"/>
    <w:rsid w:val="00761A41"/>
    <w:rsid w:val="00764BAD"/>
    <w:rsid w:val="00765C16"/>
    <w:rsid w:val="00767C22"/>
    <w:rsid w:val="007709AF"/>
    <w:rsid w:val="007718F7"/>
    <w:rsid w:val="007719B3"/>
    <w:rsid w:val="00774C8B"/>
    <w:rsid w:val="00775448"/>
    <w:rsid w:val="007801EC"/>
    <w:rsid w:val="00781829"/>
    <w:rsid w:val="00782B8B"/>
    <w:rsid w:val="007842A0"/>
    <w:rsid w:val="00785C84"/>
    <w:rsid w:val="00786B74"/>
    <w:rsid w:val="00791715"/>
    <w:rsid w:val="007A1393"/>
    <w:rsid w:val="007A1D3A"/>
    <w:rsid w:val="007A28AA"/>
    <w:rsid w:val="007A4067"/>
    <w:rsid w:val="007A6E71"/>
    <w:rsid w:val="007B175C"/>
    <w:rsid w:val="007B2669"/>
    <w:rsid w:val="007B4734"/>
    <w:rsid w:val="007B60BF"/>
    <w:rsid w:val="007B64AD"/>
    <w:rsid w:val="007C04CF"/>
    <w:rsid w:val="007C1F59"/>
    <w:rsid w:val="007C376D"/>
    <w:rsid w:val="007C5073"/>
    <w:rsid w:val="007C677B"/>
    <w:rsid w:val="007C67D1"/>
    <w:rsid w:val="007C7440"/>
    <w:rsid w:val="007D065E"/>
    <w:rsid w:val="007D2932"/>
    <w:rsid w:val="007D338A"/>
    <w:rsid w:val="007D33FA"/>
    <w:rsid w:val="007D4014"/>
    <w:rsid w:val="007D6907"/>
    <w:rsid w:val="007D71BF"/>
    <w:rsid w:val="007D77E0"/>
    <w:rsid w:val="007E574C"/>
    <w:rsid w:val="007E5875"/>
    <w:rsid w:val="007E73B2"/>
    <w:rsid w:val="007E7A62"/>
    <w:rsid w:val="007E7CC8"/>
    <w:rsid w:val="007F17A7"/>
    <w:rsid w:val="007F1AA1"/>
    <w:rsid w:val="007F1CC4"/>
    <w:rsid w:val="007F3D86"/>
    <w:rsid w:val="007F3E99"/>
    <w:rsid w:val="007F4CB9"/>
    <w:rsid w:val="007F4D23"/>
    <w:rsid w:val="007F5EDC"/>
    <w:rsid w:val="007F6B45"/>
    <w:rsid w:val="007F76A6"/>
    <w:rsid w:val="007F7DAF"/>
    <w:rsid w:val="008002C0"/>
    <w:rsid w:val="00800DE2"/>
    <w:rsid w:val="00800E7D"/>
    <w:rsid w:val="0080139A"/>
    <w:rsid w:val="00803B71"/>
    <w:rsid w:val="00806DEE"/>
    <w:rsid w:val="00806E8B"/>
    <w:rsid w:val="008070C5"/>
    <w:rsid w:val="008104E2"/>
    <w:rsid w:val="008111A2"/>
    <w:rsid w:val="00812B1D"/>
    <w:rsid w:val="00813972"/>
    <w:rsid w:val="00815046"/>
    <w:rsid w:val="0081673C"/>
    <w:rsid w:val="00817F33"/>
    <w:rsid w:val="00820943"/>
    <w:rsid w:val="008231C1"/>
    <w:rsid w:val="00824893"/>
    <w:rsid w:val="00827FE3"/>
    <w:rsid w:val="00830A4A"/>
    <w:rsid w:val="00830F09"/>
    <w:rsid w:val="00831B3A"/>
    <w:rsid w:val="00833C58"/>
    <w:rsid w:val="00834FB1"/>
    <w:rsid w:val="0083565B"/>
    <w:rsid w:val="008371E2"/>
    <w:rsid w:val="00837729"/>
    <w:rsid w:val="00840470"/>
    <w:rsid w:val="00846309"/>
    <w:rsid w:val="00850CB8"/>
    <w:rsid w:val="00850ECE"/>
    <w:rsid w:val="00852C4E"/>
    <w:rsid w:val="008538EF"/>
    <w:rsid w:val="00855356"/>
    <w:rsid w:val="00857812"/>
    <w:rsid w:val="00860615"/>
    <w:rsid w:val="00860D9C"/>
    <w:rsid w:val="008614B4"/>
    <w:rsid w:val="0086377A"/>
    <w:rsid w:val="00863F47"/>
    <w:rsid w:val="008652B2"/>
    <w:rsid w:val="008674D6"/>
    <w:rsid w:val="0087053F"/>
    <w:rsid w:val="008720B5"/>
    <w:rsid w:val="008722DC"/>
    <w:rsid w:val="00875C54"/>
    <w:rsid w:val="008766CB"/>
    <w:rsid w:val="008802B1"/>
    <w:rsid w:val="00880CE8"/>
    <w:rsid w:val="0088343F"/>
    <w:rsid w:val="00885EA4"/>
    <w:rsid w:val="00887379"/>
    <w:rsid w:val="008879C3"/>
    <w:rsid w:val="00887A66"/>
    <w:rsid w:val="008917D9"/>
    <w:rsid w:val="00891992"/>
    <w:rsid w:val="00892438"/>
    <w:rsid w:val="00897078"/>
    <w:rsid w:val="0089756A"/>
    <w:rsid w:val="008A19BD"/>
    <w:rsid w:val="008A1B82"/>
    <w:rsid w:val="008A2AC0"/>
    <w:rsid w:val="008A49E7"/>
    <w:rsid w:val="008A6312"/>
    <w:rsid w:val="008A6834"/>
    <w:rsid w:val="008A7B8D"/>
    <w:rsid w:val="008B020D"/>
    <w:rsid w:val="008B4839"/>
    <w:rsid w:val="008B4DB5"/>
    <w:rsid w:val="008B5E1E"/>
    <w:rsid w:val="008C1752"/>
    <w:rsid w:val="008C197A"/>
    <w:rsid w:val="008C43BF"/>
    <w:rsid w:val="008C5251"/>
    <w:rsid w:val="008C5323"/>
    <w:rsid w:val="008D0C7D"/>
    <w:rsid w:val="008D11D1"/>
    <w:rsid w:val="008D18DE"/>
    <w:rsid w:val="008D30A7"/>
    <w:rsid w:val="008D4BE0"/>
    <w:rsid w:val="008D502F"/>
    <w:rsid w:val="008D5C0C"/>
    <w:rsid w:val="008D68A7"/>
    <w:rsid w:val="008D713C"/>
    <w:rsid w:val="008D75F4"/>
    <w:rsid w:val="008D7906"/>
    <w:rsid w:val="008E38D1"/>
    <w:rsid w:val="008E3EC8"/>
    <w:rsid w:val="008E464F"/>
    <w:rsid w:val="008E4D7A"/>
    <w:rsid w:val="008E5016"/>
    <w:rsid w:val="008E61FD"/>
    <w:rsid w:val="008E678D"/>
    <w:rsid w:val="008E6CF5"/>
    <w:rsid w:val="008F0005"/>
    <w:rsid w:val="008F0BFC"/>
    <w:rsid w:val="008F0E1E"/>
    <w:rsid w:val="008F259B"/>
    <w:rsid w:val="008F3316"/>
    <w:rsid w:val="008F378F"/>
    <w:rsid w:val="008F5E0D"/>
    <w:rsid w:val="008F606B"/>
    <w:rsid w:val="008F7F7E"/>
    <w:rsid w:val="009018F5"/>
    <w:rsid w:val="00901EC9"/>
    <w:rsid w:val="00902679"/>
    <w:rsid w:val="0090437C"/>
    <w:rsid w:val="009053DA"/>
    <w:rsid w:val="00906BA8"/>
    <w:rsid w:val="00910E74"/>
    <w:rsid w:val="0091319D"/>
    <w:rsid w:val="00913287"/>
    <w:rsid w:val="00914ED4"/>
    <w:rsid w:val="00915345"/>
    <w:rsid w:val="00915E85"/>
    <w:rsid w:val="009162D8"/>
    <w:rsid w:val="00922436"/>
    <w:rsid w:val="0092256E"/>
    <w:rsid w:val="00922985"/>
    <w:rsid w:val="00925D1A"/>
    <w:rsid w:val="00925FAF"/>
    <w:rsid w:val="00926C88"/>
    <w:rsid w:val="00926F98"/>
    <w:rsid w:val="00927326"/>
    <w:rsid w:val="009303AA"/>
    <w:rsid w:val="009304CD"/>
    <w:rsid w:val="00930E53"/>
    <w:rsid w:val="009324E6"/>
    <w:rsid w:val="00933295"/>
    <w:rsid w:val="0093376F"/>
    <w:rsid w:val="00934189"/>
    <w:rsid w:val="009361E4"/>
    <w:rsid w:val="00936E4B"/>
    <w:rsid w:val="0093781B"/>
    <w:rsid w:val="00940A08"/>
    <w:rsid w:val="0094269E"/>
    <w:rsid w:val="00942F1B"/>
    <w:rsid w:val="009454AE"/>
    <w:rsid w:val="00945532"/>
    <w:rsid w:val="0094601E"/>
    <w:rsid w:val="00947ECE"/>
    <w:rsid w:val="00947F14"/>
    <w:rsid w:val="00950F6C"/>
    <w:rsid w:val="009546F2"/>
    <w:rsid w:val="00956817"/>
    <w:rsid w:val="00957928"/>
    <w:rsid w:val="00961B3E"/>
    <w:rsid w:val="00961EDC"/>
    <w:rsid w:val="00963FA4"/>
    <w:rsid w:val="0096556B"/>
    <w:rsid w:val="0096769E"/>
    <w:rsid w:val="009715EE"/>
    <w:rsid w:val="00971B3F"/>
    <w:rsid w:val="0097256B"/>
    <w:rsid w:val="0097355A"/>
    <w:rsid w:val="00974466"/>
    <w:rsid w:val="00974866"/>
    <w:rsid w:val="00974AA0"/>
    <w:rsid w:val="009760F4"/>
    <w:rsid w:val="0097646F"/>
    <w:rsid w:val="00977E61"/>
    <w:rsid w:val="0098035E"/>
    <w:rsid w:val="00980EBF"/>
    <w:rsid w:val="009846BF"/>
    <w:rsid w:val="009847FB"/>
    <w:rsid w:val="009853D7"/>
    <w:rsid w:val="00986CC1"/>
    <w:rsid w:val="00987CA9"/>
    <w:rsid w:val="009922E6"/>
    <w:rsid w:val="00992EE9"/>
    <w:rsid w:val="00994DFB"/>
    <w:rsid w:val="0099772B"/>
    <w:rsid w:val="009979DA"/>
    <w:rsid w:val="009A0194"/>
    <w:rsid w:val="009A1534"/>
    <w:rsid w:val="009A5196"/>
    <w:rsid w:val="009A689D"/>
    <w:rsid w:val="009A68CF"/>
    <w:rsid w:val="009A6A3B"/>
    <w:rsid w:val="009B1D6F"/>
    <w:rsid w:val="009B2E06"/>
    <w:rsid w:val="009B36E5"/>
    <w:rsid w:val="009B682F"/>
    <w:rsid w:val="009C0197"/>
    <w:rsid w:val="009C06D2"/>
    <w:rsid w:val="009C3D88"/>
    <w:rsid w:val="009C53F4"/>
    <w:rsid w:val="009C635D"/>
    <w:rsid w:val="009C6889"/>
    <w:rsid w:val="009D1640"/>
    <w:rsid w:val="009D1F2D"/>
    <w:rsid w:val="009D3F5A"/>
    <w:rsid w:val="009D4C53"/>
    <w:rsid w:val="009D4E82"/>
    <w:rsid w:val="009E379A"/>
    <w:rsid w:val="009E3F99"/>
    <w:rsid w:val="009E51E0"/>
    <w:rsid w:val="009F08D1"/>
    <w:rsid w:val="009F1194"/>
    <w:rsid w:val="009F26B2"/>
    <w:rsid w:val="009F3231"/>
    <w:rsid w:val="009F4D05"/>
    <w:rsid w:val="009F576E"/>
    <w:rsid w:val="009F5A89"/>
    <w:rsid w:val="009F7199"/>
    <w:rsid w:val="00A00622"/>
    <w:rsid w:val="00A02FA2"/>
    <w:rsid w:val="00A06D26"/>
    <w:rsid w:val="00A07987"/>
    <w:rsid w:val="00A1033C"/>
    <w:rsid w:val="00A13A41"/>
    <w:rsid w:val="00A1667C"/>
    <w:rsid w:val="00A16CA0"/>
    <w:rsid w:val="00A22AB9"/>
    <w:rsid w:val="00A23AC6"/>
    <w:rsid w:val="00A25176"/>
    <w:rsid w:val="00A32B1F"/>
    <w:rsid w:val="00A33D08"/>
    <w:rsid w:val="00A35065"/>
    <w:rsid w:val="00A3518D"/>
    <w:rsid w:val="00A358CF"/>
    <w:rsid w:val="00A35BE6"/>
    <w:rsid w:val="00A360F4"/>
    <w:rsid w:val="00A36CE0"/>
    <w:rsid w:val="00A37286"/>
    <w:rsid w:val="00A40665"/>
    <w:rsid w:val="00A40ABD"/>
    <w:rsid w:val="00A4215C"/>
    <w:rsid w:val="00A428C4"/>
    <w:rsid w:val="00A431DD"/>
    <w:rsid w:val="00A432A5"/>
    <w:rsid w:val="00A43D08"/>
    <w:rsid w:val="00A44F7E"/>
    <w:rsid w:val="00A46E00"/>
    <w:rsid w:val="00A51599"/>
    <w:rsid w:val="00A518CB"/>
    <w:rsid w:val="00A51DDA"/>
    <w:rsid w:val="00A52E87"/>
    <w:rsid w:val="00A56CD0"/>
    <w:rsid w:val="00A5769D"/>
    <w:rsid w:val="00A57D34"/>
    <w:rsid w:val="00A603BE"/>
    <w:rsid w:val="00A606A6"/>
    <w:rsid w:val="00A60DE5"/>
    <w:rsid w:val="00A610DA"/>
    <w:rsid w:val="00A61E38"/>
    <w:rsid w:val="00A632C7"/>
    <w:rsid w:val="00A638A4"/>
    <w:rsid w:val="00A63A3B"/>
    <w:rsid w:val="00A64141"/>
    <w:rsid w:val="00A648A9"/>
    <w:rsid w:val="00A7016A"/>
    <w:rsid w:val="00A7162F"/>
    <w:rsid w:val="00A7200A"/>
    <w:rsid w:val="00A73BC4"/>
    <w:rsid w:val="00A74778"/>
    <w:rsid w:val="00A75F50"/>
    <w:rsid w:val="00A76FF6"/>
    <w:rsid w:val="00A77599"/>
    <w:rsid w:val="00A80180"/>
    <w:rsid w:val="00A80D95"/>
    <w:rsid w:val="00A813E5"/>
    <w:rsid w:val="00A845B3"/>
    <w:rsid w:val="00A85713"/>
    <w:rsid w:val="00A901B2"/>
    <w:rsid w:val="00A94CA4"/>
    <w:rsid w:val="00AA05D6"/>
    <w:rsid w:val="00AA130E"/>
    <w:rsid w:val="00AA17A0"/>
    <w:rsid w:val="00AA5E2A"/>
    <w:rsid w:val="00AA69EB"/>
    <w:rsid w:val="00AA6A0C"/>
    <w:rsid w:val="00AA700F"/>
    <w:rsid w:val="00AB4AB2"/>
    <w:rsid w:val="00AB7A0D"/>
    <w:rsid w:val="00AC0CD0"/>
    <w:rsid w:val="00AC2128"/>
    <w:rsid w:val="00AC3462"/>
    <w:rsid w:val="00AC3ED0"/>
    <w:rsid w:val="00AC55D7"/>
    <w:rsid w:val="00AC560A"/>
    <w:rsid w:val="00AC6429"/>
    <w:rsid w:val="00AC6951"/>
    <w:rsid w:val="00AC7717"/>
    <w:rsid w:val="00AD1EF5"/>
    <w:rsid w:val="00AD2CD8"/>
    <w:rsid w:val="00AD6148"/>
    <w:rsid w:val="00AD6271"/>
    <w:rsid w:val="00AD6AB9"/>
    <w:rsid w:val="00AD6E12"/>
    <w:rsid w:val="00AD72E4"/>
    <w:rsid w:val="00AE15D7"/>
    <w:rsid w:val="00AE1C22"/>
    <w:rsid w:val="00AE1E0F"/>
    <w:rsid w:val="00AE23FB"/>
    <w:rsid w:val="00AE2818"/>
    <w:rsid w:val="00AE4B49"/>
    <w:rsid w:val="00AE535A"/>
    <w:rsid w:val="00AE67B5"/>
    <w:rsid w:val="00AE7EB5"/>
    <w:rsid w:val="00AF2F82"/>
    <w:rsid w:val="00AF3161"/>
    <w:rsid w:val="00AF7B55"/>
    <w:rsid w:val="00AF7EB8"/>
    <w:rsid w:val="00B013F6"/>
    <w:rsid w:val="00B013FA"/>
    <w:rsid w:val="00B01A17"/>
    <w:rsid w:val="00B06725"/>
    <w:rsid w:val="00B106B1"/>
    <w:rsid w:val="00B16056"/>
    <w:rsid w:val="00B16A0B"/>
    <w:rsid w:val="00B1727D"/>
    <w:rsid w:val="00B2119B"/>
    <w:rsid w:val="00B21AF7"/>
    <w:rsid w:val="00B21C5C"/>
    <w:rsid w:val="00B229D5"/>
    <w:rsid w:val="00B241CC"/>
    <w:rsid w:val="00B253DE"/>
    <w:rsid w:val="00B25E07"/>
    <w:rsid w:val="00B26FEB"/>
    <w:rsid w:val="00B324A9"/>
    <w:rsid w:val="00B34075"/>
    <w:rsid w:val="00B34E32"/>
    <w:rsid w:val="00B3547D"/>
    <w:rsid w:val="00B35F09"/>
    <w:rsid w:val="00B361DD"/>
    <w:rsid w:val="00B365DA"/>
    <w:rsid w:val="00B40715"/>
    <w:rsid w:val="00B44383"/>
    <w:rsid w:val="00B44903"/>
    <w:rsid w:val="00B4521F"/>
    <w:rsid w:val="00B47972"/>
    <w:rsid w:val="00B50250"/>
    <w:rsid w:val="00B50AAA"/>
    <w:rsid w:val="00B50BB2"/>
    <w:rsid w:val="00B5262F"/>
    <w:rsid w:val="00B528D3"/>
    <w:rsid w:val="00B53527"/>
    <w:rsid w:val="00B54400"/>
    <w:rsid w:val="00B548FD"/>
    <w:rsid w:val="00B54A3C"/>
    <w:rsid w:val="00B56476"/>
    <w:rsid w:val="00B6018F"/>
    <w:rsid w:val="00B603B3"/>
    <w:rsid w:val="00B60E8E"/>
    <w:rsid w:val="00B6108E"/>
    <w:rsid w:val="00B63A0A"/>
    <w:rsid w:val="00B657E3"/>
    <w:rsid w:val="00B669C7"/>
    <w:rsid w:val="00B66C23"/>
    <w:rsid w:val="00B6722D"/>
    <w:rsid w:val="00B70F82"/>
    <w:rsid w:val="00B7100B"/>
    <w:rsid w:val="00B721DD"/>
    <w:rsid w:val="00B74F02"/>
    <w:rsid w:val="00B750B8"/>
    <w:rsid w:val="00B763DA"/>
    <w:rsid w:val="00B7670C"/>
    <w:rsid w:val="00B76CAA"/>
    <w:rsid w:val="00B81195"/>
    <w:rsid w:val="00B823AA"/>
    <w:rsid w:val="00B846F8"/>
    <w:rsid w:val="00B84DE5"/>
    <w:rsid w:val="00B8515B"/>
    <w:rsid w:val="00B870A6"/>
    <w:rsid w:val="00B878E9"/>
    <w:rsid w:val="00B92819"/>
    <w:rsid w:val="00B93EBF"/>
    <w:rsid w:val="00B95559"/>
    <w:rsid w:val="00B95800"/>
    <w:rsid w:val="00B9736A"/>
    <w:rsid w:val="00B97A45"/>
    <w:rsid w:val="00BA09C7"/>
    <w:rsid w:val="00BA3C33"/>
    <w:rsid w:val="00BA3F15"/>
    <w:rsid w:val="00BA42AA"/>
    <w:rsid w:val="00BA42F8"/>
    <w:rsid w:val="00BA45DB"/>
    <w:rsid w:val="00BA6FD3"/>
    <w:rsid w:val="00BB08BD"/>
    <w:rsid w:val="00BB45C8"/>
    <w:rsid w:val="00BB5AD4"/>
    <w:rsid w:val="00BB66A6"/>
    <w:rsid w:val="00BC4B69"/>
    <w:rsid w:val="00BC54AE"/>
    <w:rsid w:val="00BC63EE"/>
    <w:rsid w:val="00BC72AF"/>
    <w:rsid w:val="00BC7F59"/>
    <w:rsid w:val="00BD40AE"/>
    <w:rsid w:val="00BD4688"/>
    <w:rsid w:val="00BD4EC1"/>
    <w:rsid w:val="00BD572B"/>
    <w:rsid w:val="00BD5C4E"/>
    <w:rsid w:val="00BD5E1F"/>
    <w:rsid w:val="00BD68FF"/>
    <w:rsid w:val="00BD71F0"/>
    <w:rsid w:val="00BE0A5E"/>
    <w:rsid w:val="00BE0D4B"/>
    <w:rsid w:val="00BE16D4"/>
    <w:rsid w:val="00BE1946"/>
    <w:rsid w:val="00BE2519"/>
    <w:rsid w:val="00BE38F8"/>
    <w:rsid w:val="00BE44DE"/>
    <w:rsid w:val="00BE4A17"/>
    <w:rsid w:val="00BE5258"/>
    <w:rsid w:val="00BE6A6F"/>
    <w:rsid w:val="00BE705E"/>
    <w:rsid w:val="00BF1007"/>
    <w:rsid w:val="00BF29D1"/>
    <w:rsid w:val="00BF2B44"/>
    <w:rsid w:val="00BF2DA4"/>
    <w:rsid w:val="00BF4184"/>
    <w:rsid w:val="00BF5A8D"/>
    <w:rsid w:val="00BF6B9C"/>
    <w:rsid w:val="00BF73C5"/>
    <w:rsid w:val="00BF778C"/>
    <w:rsid w:val="00C005E4"/>
    <w:rsid w:val="00C007B9"/>
    <w:rsid w:val="00C00C9B"/>
    <w:rsid w:val="00C0319A"/>
    <w:rsid w:val="00C0401B"/>
    <w:rsid w:val="00C0601E"/>
    <w:rsid w:val="00C060D0"/>
    <w:rsid w:val="00C061DA"/>
    <w:rsid w:val="00C10DF2"/>
    <w:rsid w:val="00C131F6"/>
    <w:rsid w:val="00C13784"/>
    <w:rsid w:val="00C139FE"/>
    <w:rsid w:val="00C147C4"/>
    <w:rsid w:val="00C15766"/>
    <w:rsid w:val="00C17686"/>
    <w:rsid w:val="00C20650"/>
    <w:rsid w:val="00C23E30"/>
    <w:rsid w:val="00C23FD7"/>
    <w:rsid w:val="00C275AA"/>
    <w:rsid w:val="00C308E9"/>
    <w:rsid w:val="00C31A8A"/>
    <w:rsid w:val="00C31D30"/>
    <w:rsid w:val="00C32397"/>
    <w:rsid w:val="00C32443"/>
    <w:rsid w:val="00C33A01"/>
    <w:rsid w:val="00C3437D"/>
    <w:rsid w:val="00C36F9D"/>
    <w:rsid w:val="00C37221"/>
    <w:rsid w:val="00C419AC"/>
    <w:rsid w:val="00C4288C"/>
    <w:rsid w:val="00C45BE7"/>
    <w:rsid w:val="00C47048"/>
    <w:rsid w:val="00C47820"/>
    <w:rsid w:val="00C47E5A"/>
    <w:rsid w:val="00C5086D"/>
    <w:rsid w:val="00C50DBD"/>
    <w:rsid w:val="00C53E42"/>
    <w:rsid w:val="00C54079"/>
    <w:rsid w:val="00C56C1D"/>
    <w:rsid w:val="00C602DE"/>
    <w:rsid w:val="00C60719"/>
    <w:rsid w:val="00C61B03"/>
    <w:rsid w:val="00C62D8A"/>
    <w:rsid w:val="00C63D1B"/>
    <w:rsid w:val="00C65134"/>
    <w:rsid w:val="00C6649C"/>
    <w:rsid w:val="00C6653C"/>
    <w:rsid w:val="00C667AB"/>
    <w:rsid w:val="00C720FA"/>
    <w:rsid w:val="00C7304E"/>
    <w:rsid w:val="00C7797B"/>
    <w:rsid w:val="00C83209"/>
    <w:rsid w:val="00C83E90"/>
    <w:rsid w:val="00C85A63"/>
    <w:rsid w:val="00C85B2D"/>
    <w:rsid w:val="00C86FFD"/>
    <w:rsid w:val="00C907E5"/>
    <w:rsid w:val="00C90C05"/>
    <w:rsid w:val="00C931BA"/>
    <w:rsid w:val="00C936AE"/>
    <w:rsid w:val="00C93B4C"/>
    <w:rsid w:val="00C95338"/>
    <w:rsid w:val="00C9789D"/>
    <w:rsid w:val="00CA162A"/>
    <w:rsid w:val="00CA207D"/>
    <w:rsid w:val="00CA483F"/>
    <w:rsid w:val="00CA765D"/>
    <w:rsid w:val="00CB66BA"/>
    <w:rsid w:val="00CB66FF"/>
    <w:rsid w:val="00CB6A6B"/>
    <w:rsid w:val="00CB79BB"/>
    <w:rsid w:val="00CC1251"/>
    <w:rsid w:val="00CC1836"/>
    <w:rsid w:val="00CC2288"/>
    <w:rsid w:val="00CC3643"/>
    <w:rsid w:val="00CC46A4"/>
    <w:rsid w:val="00CC6223"/>
    <w:rsid w:val="00CC6B2F"/>
    <w:rsid w:val="00CC6C10"/>
    <w:rsid w:val="00CD141C"/>
    <w:rsid w:val="00CD164C"/>
    <w:rsid w:val="00CD1C31"/>
    <w:rsid w:val="00CD29A2"/>
    <w:rsid w:val="00CD2D27"/>
    <w:rsid w:val="00CD5ED7"/>
    <w:rsid w:val="00CD6E39"/>
    <w:rsid w:val="00CD7B33"/>
    <w:rsid w:val="00CE235F"/>
    <w:rsid w:val="00CE254A"/>
    <w:rsid w:val="00CE30BF"/>
    <w:rsid w:val="00CE34CC"/>
    <w:rsid w:val="00CE352D"/>
    <w:rsid w:val="00CE36A0"/>
    <w:rsid w:val="00CE464C"/>
    <w:rsid w:val="00CE6311"/>
    <w:rsid w:val="00CE7938"/>
    <w:rsid w:val="00CF16BD"/>
    <w:rsid w:val="00CF2168"/>
    <w:rsid w:val="00CF6E91"/>
    <w:rsid w:val="00D00B91"/>
    <w:rsid w:val="00D00CB8"/>
    <w:rsid w:val="00D03646"/>
    <w:rsid w:val="00D046FC"/>
    <w:rsid w:val="00D04970"/>
    <w:rsid w:val="00D07722"/>
    <w:rsid w:val="00D11403"/>
    <w:rsid w:val="00D11E37"/>
    <w:rsid w:val="00D12328"/>
    <w:rsid w:val="00D13890"/>
    <w:rsid w:val="00D140CB"/>
    <w:rsid w:val="00D14D9B"/>
    <w:rsid w:val="00D16B3A"/>
    <w:rsid w:val="00D16C22"/>
    <w:rsid w:val="00D2052E"/>
    <w:rsid w:val="00D208B4"/>
    <w:rsid w:val="00D27AFC"/>
    <w:rsid w:val="00D30CAE"/>
    <w:rsid w:val="00D367ED"/>
    <w:rsid w:val="00D36886"/>
    <w:rsid w:val="00D379E6"/>
    <w:rsid w:val="00D4237E"/>
    <w:rsid w:val="00D427EC"/>
    <w:rsid w:val="00D42919"/>
    <w:rsid w:val="00D42FF3"/>
    <w:rsid w:val="00D43076"/>
    <w:rsid w:val="00D44402"/>
    <w:rsid w:val="00D449F3"/>
    <w:rsid w:val="00D4650C"/>
    <w:rsid w:val="00D4707E"/>
    <w:rsid w:val="00D47404"/>
    <w:rsid w:val="00D53920"/>
    <w:rsid w:val="00D54274"/>
    <w:rsid w:val="00D54B33"/>
    <w:rsid w:val="00D54BC3"/>
    <w:rsid w:val="00D55689"/>
    <w:rsid w:val="00D559B6"/>
    <w:rsid w:val="00D56CD1"/>
    <w:rsid w:val="00D61242"/>
    <w:rsid w:val="00D64FD9"/>
    <w:rsid w:val="00D65F7B"/>
    <w:rsid w:val="00D66A15"/>
    <w:rsid w:val="00D72DA3"/>
    <w:rsid w:val="00D73CFC"/>
    <w:rsid w:val="00D742BB"/>
    <w:rsid w:val="00D763AF"/>
    <w:rsid w:val="00D7658F"/>
    <w:rsid w:val="00D77DD8"/>
    <w:rsid w:val="00D80247"/>
    <w:rsid w:val="00D82555"/>
    <w:rsid w:val="00D82FBA"/>
    <w:rsid w:val="00D84289"/>
    <w:rsid w:val="00D85B68"/>
    <w:rsid w:val="00D8754E"/>
    <w:rsid w:val="00D915B5"/>
    <w:rsid w:val="00D921E4"/>
    <w:rsid w:val="00DA053E"/>
    <w:rsid w:val="00DA0AC8"/>
    <w:rsid w:val="00DA125E"/>
    <w:rsid w:val="00DA2609"/>
    <w:rsid w:val="00DA37AF"/>
    <w:rsid w:val="00DA520B"/>
    <w:rsid w:val="00DB0526"/>
    <w:rsid w:val="00DB1DAC"/>
    <w:rsid w:val="00DB2ECA"/>
    <w:rsid w:val="00DB37B7"/>
    <w:rsid w:val="00DB3BA6"/>
    <w:rsid w:val="00DB59A4"/>
    <w:rsid w:val="00DB67CD"/>
    <w:rsid w:val="00DB7D5F"/>
    <w:rsid w:val="00DC0C15"/>
    <w:rsid w:val="00DC26CB"/>
    <w:rsid w:val="00DC2B47"/>
    <w:rsid w:val="00DC4538"/>
    <w:rsid w:val="00DC59CB"/>
    <w:rsid w:val="00DC747B"/>
    <w:rsid w:val="00DD1A2B"/>
    <w:rsid w:val="00DD2F84"/>
    <w:rsid w:val="00DD350A"/>
    <w:rsid w:val="00DD38A6"/>
    <w:rsid w:val="00DD529D"/>
    <w:rsid w:val="00DD5DC0"/>
    <w:rsid w:val="00DE06C0"/>
    <w:rsid w:val="00DE0E77"/>
    <w:rsid w:val="00DE2306"/>
    <w:rsid w:val="00DE267D"/>
    <w:rsid w:val="00DE48B0"/>
    <w:rsid w:val="00DE48C0"/>
    <w:rsid w:val="00DF051F"/>
    <w:rsid w:val="00DF07AF"/>
    <w:rsid w:val="00DF0A2D"/>
    <w:rsid w:val="00DF2831"/>
    <w:rsid w:val="00DF6146"/>
    <w:rsid w:val="00DF77E6"/>
    <w:rsid w:val="00E00BF4"/>
    <w:rsid w:val="00E05697"/>
    <w:rsid w:val="00E10640"/>
    <w:rsid w:val="00E156FE"/>
    <w:rsid w:val="00E15750"/>
    <w:rsid w:val="00E1785A"/>
    <w:rsid w:val="00E2067E"/>
    <w:rsid w:val="00E20AFE"/>
    <w:rsid w:val="00E20E84"/>
    <w:rsid w:val="00E22ECC"/>
    <w:rsid w:val="00E23386"/>
    <w:rsid w:val="00E24420"/>
    <w:rsid w:val="00E2483B"/>
    <w:rsid w:val="00E248DC"/>
    <w:rsid w:val="00E25028"/>
    <w:rsid w:val="00E306DE"/>
    <w:rsid w:val="00E30B60"/>
    <w:rsid w:val="00E30F40"/>
    <w:rsid w:val="00E32B9B"/>
    <w:rsid w:val="00E34348"/>
    <w:rsid w:val="00E346F2"/>
    <w:rsid w:val="00E3512A"/>
    <w:rsid w:val="00E35A07"/>
    <w:rsid w:val="00E37264"/>
    <w:rsid w:val="00E42081"/>
    <w:rsid w:val="00E44C39"/>
    <w:rsid w:val="00E475FF"/>
    <w:rsid w:val="00E47E5E"/>
    <w:rsid w:val="00E50F6A"/>
    <w:rsid w:val="00E5178E"/>
    <w:rsid w:val="00E52209"/>
    <w:rsid w:val="00E53ED2"/>
    <w:rsid w:val="00E55868"/>
    <w:rsid w:val="00E55BAE"/>
    <w:rsid w:val="00E578F7"/>
    <w:rsid w:val="00E6004D"/>
    <w:rsid w:val="00E6139E"/>
    <w:rsid w:val="00E615B7"/>
    <w:rsid w:val="00E61DE0"/>
    <w:rsid w:val="00E64EB0"/>
    <w:rsid w:val="00E679A0"/>
    <w:rsid w:val="00E67C79"/>
    <w:rsid w:val="00E779CC"/>
    <w:rsid w:val="00E80FE3"/>
    <w:rsid w:val="00E811C9"/>
    <w:rsid w:val="00E81978"/>
    <w:rsid w:val="00E8289D"/>
    <w:rsid w:val="00E83B91"/>
    <w:rsid w:val="00E83E03"/>
    <w:rsid w:val="00E84B90"/>
    <w:rsid w:val="00E8563C"/>
    <w:rsid w:val="00E8607F"/>
    <w:rsid w:val="00E86F7A"/>
    <w:rsid w:val="00E9064F"/>
    <w:rsid w:val="00E90BD5"/>
    <w:rsid w:val="00E90C69"/>
    <w:rsid w:val="00E90D6C"/>
    <w:rsid w:val="00E912D9"/>
    <w:rsid w:val="00E914E2"/>
    <w:rsid w:val="00E9220B"/>
    <w:rsid w:val="00E939BF"/>
    <w:rsid w:val="00E944D9"/>
    <w:rsid w:val="00E95A8A"/>
    <w:rsid w:val="00E95D9C"/>
    <w:rsid w:val="00E9644B"/>
    <w:rsid w:val="00E9717A"/>
    <w:rsid w:val="00EA1EDB"/>
    <w:rsid w:val="00EA35BF"/>
    <w:rsid w:val="00EA385B"/>
    <w:rsid w:val="00EA6BD2"/>
    <w:rsid w:val="00EA6D72"/>
    <w:rsid w:val="00EB094F"/>
    <w:rsid w:val="00EB0CC6"/>
    <w:rsid w:val="00EB180C"/>
    <w:rsid w:val="00EB2B00"/>
    <w:rsid w:val="00EB33CB"/>
    <w:rsid w:val="00EB67CA"/>
    <w:rsid w:val="00EB7314"/>
    <w:rsid w:val="00EB7F12"/>
    <w:rsid w:val="00EC0C9F"/>
    <w:rsid w:val="00EC2951"/>
    <w:rsid w:val="00EC3167"/>
    <w:rsid w:val="00EC39CC"/>
    <w:rsid w:val="00EC3FEA"/>
    <w:rsid w:val="00EC4F43"/>
    <w:rsid w:val="00EC6154"/>
    <w:rsid w:val="00EC6A7D"/>
    <w:rsid w:val="00EC7667"/>
    <w:rsid w:val="00ED02C9"/>
    <w:rsid w:val="00ED0EE8"/>
    <w:rsid w:val="00ED1019"/>
    <w:rsid w:val="00ED45C2"/>
    <w:rsid w:val="00ED4854"/>
    <w:rsid w:val="00ED4E72"/>
    <w:rsid w:val="00ED4F36"/>
    <w:rsid w:val="00ED50AE"/>
    <w:rsid w:val="00ED5EC2"/>
    <w:rsid w:val="00ED602C"/>
    <w:rsid w:val="00ED76C5"/>
    <w:rsid w:val="00ED7EAD"/>
    <w:rsid w:val="00EE3B9A"/>
    <w:rsid w:val="00EE5691"/>
    <w:rsid w:val="00EE6D4F"/>
    <w:rsid w:val="00EF04A4"/>
    <w:rsid w:val="00EF09A7"/>
    <w:rsid w:val="00EF153F"/>
    <w:rsid w:val="00EF7ED7"/>
    <w:rsid w:val="00F00157"/>
    <w:rsid w:val="00F0104A"/>
    <w:rsid w:val="00F02A13"/>
    <w:rsid w:val="00F04584"/>
    <w:rsid w:val="00F0750B"/>
    <w:rsid w:val="00F1090E"/>
    <w:rsid w:val="00F1101D"/>
    <w:rsid w:val="00F11F0E"/>
    <w:rsid w:val="00F11FDE"/>
    <w:rsid w:val="00F216E6"/>
    <w:rsid w:val="00F2486E"/>
    <w:rsid w:val="00F24E76"/>
    <w:rsid w:val="00F25EDC"/>
    <w:rsid w:val="00F2692D"/>
    <w:rsid w:val="00F279CD"/>
    <w:rsid w:val="00F27A1A"/>
    <w:rsid w:val="00F30EB2"/>
    <w:rsid w:val="00F30FCF"/>
    <w:rsid w:val="00F37819"/>
    <w:rsid w:val="00F379B7"/>
    <w:rsid w:val="00F37A27"/>
    <w:rsid w:val="00F37AA2"/>
    <w:rsid w:val="00F40CB7"/>
    <w:rsid w:val="00F413A7"/>
    <w:rsid w:val="00F4415E"/>
    <w:rsid w:val="00F45101"/>
    <w:rsid w:val="00F45B5F"/>
    <w:rsid w:val="00F47171"/>
    <w:rsid w:val="00F473DE"/>
    <w:rsid w:val="00F521D6"/>
    <w:rsid w:val="00F525FA"/>
    <w:rsid w:val="00F526E5"/>
    <w:rsid w:val="00F53AE4"/>
    <w:rsid w:val="00F53E49"/>
    <w:rsid w:val="00F56139"/>
    <w:rsid w:val="00F603A6"/>
    <w:rsid w:val="00F63D04"/>
    <w:rsid w:val="00F6459B"/>
    <w:rsid w:val="00F64763"/>
    <w:rsid w:val="00F66132"/>
    <w:rsid w:val="00F70FA2"/>
    <w:rsid w:val="00F7343B"/>
    <w:rsid w:val="00F73C97"/>
    <w:rsid w:val="00F75403"/>
    <w:rsid w:val="00F7660A"/>
    <w:rsid w:val="00F76AC7"/>
    <w:rsid w:val="00F76EEE"/>
    <w:rsid w:val="00F8027E"/>
    <w:rsid w:val="00F80F91"/>
    <w:rsid w:val="00F83742"/>
    <w:rsid w:val="00F84F1E"/>
    <w:rsid w:val="00F8503D"/>
    <w:rsid w:val="00F85EBB"/>
    <w:rsid w:val="00F87AF5"/>
    <w:rsid w:val="00F90CFC"/>
    <w:rsid w:val="00F91940"/>
    <w:rsid w:val="00F9290E"/>
    <w:rsid w:val="00F92A04"/>
    <w:rsid w:val="00F92E05"/>
    <w:rsid w:val="00F92E86"/>
    <w:rsid w:val="00F93C9C"/>
    <w:rsid w:val="00F94515"/>
    <w:rsid w:val="00F94AEB"/>
    <w:rsid w:val="00F954C0"/>
    <w:rsid w:val="00F958D3"/>
    <w:rsid w:val="00F95BD7"/>
    <w:rsid w:val="00F95D41"/>
    <w:rsid w:val="00F95DD8"/>
    <w:rsid w:val="00FA1C3C"/>
    <w:rsid w:val="00FA1E02"/>
    <w:rsid w:val="00FA6988"/>
    <w:rsid w:val="00FB1BC7"/>
    <w:rsid w:val="00FB38C9"/>
    <w:rsid w:val="00FB5F95"/>
    <w:rsid w:val="00FC1A8D"/>
    <w:rsid w:val="00FC2EA8"/>
    <w:rsid w:val="00FC5614"/>
    <w:rsid w:val="00FC58FE"/>
    <w:rsid w:val="00FC66A7"/>
    <w:rsid w:val="00FD0C4A"/>
    <w:rsid w:val="00FD1AC5"/>
    <w:rsid w:val="00FD1D8E"/>
    <w:rsid w:val="00FD3354"/>
    <w:rsid w:val="00FD43F7"/>
    <w:rsid w:val="00FD4E07"/>
    <w:rsid w:val="00FE0DFC"/>
    <w:rsid w:val="00FE297C"/>
    <w:rsid w:val="00FE390A"/>
    <w:rsid w:val="00FE3E0F"/>
    <w:rsid w:val="00FF2002"/>
    <w:rsid w:val="00FF3E1A"/>
    <w:rsid w:val="00FF4132"/>
    <w:rsid w:val="00FF4EBC"/>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lang w:val="en-GB"/>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youtu.be/WKem0OjArJs?t=279" TargetMode="External"/><Relationship Id="rId21" Type="http://schemas.openxmlformats.org/officeDocument/2006/relationships/image" Target="media/image9.png"/><Relationship Id="rId34" Type="http://schemas.openxmlformats.org/officeDocument/2006/relationships/image" Target="media/image1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youtu.be/NRBrf8UH1Sg?t=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youtu.be/NRBrf8UH1Sg?t=239" TargetMode="External"/><Relationship Id="rId37" Type="http://schemas.openxmlformats.org/officeDocument/2006/relationships/hyperlink" Target="https://youtu.be/WKem0OjArJs?t=103" TargetMode="External"/><Relationship Id="rId40" Type="http://schemas.openxmlformats.org/officeDocument/2006/relationships/hyperlink" Target="https://doi.org/10.1007/BF00332914"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www.youtube.com/watch?v=WKem0OjArJs" TargetMode="External"/><Relationship Id="rId36" Type="http://schemas.openxmlformats.org/officeDocument/2006/relationships/hyperlink" Target="https://youtu.be/WKem0OjArJs" TargetMode="Externa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youtu.be/NRBrf8UH1Sg?t=83"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youtube.com/watch?v=NRBrf8UH1Sg" TargetMode="External"/><Relationship Id="rId30" Type="http://schemas.openxmlformats.org/officeDocument/2006/relationships/hyperlink" Target="https://youtu.be/NRBrf8UH1Sg?t=45"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yperlink" Target="http://alexlenail.me/NN-SVG/index.html" TargetMode="External"/><Relationship Id="rId25" Type="http://schemas.openxmlformats.org/officeDocument/2006/relationships/image" Target="media/image13.png"/><Relationship Id="rId33" Type="http://schemas.openxmlformats.org/officeDocument/2006/relationships/hyperlink" Target="https://youtu.be/NRBrf8UH1Sg?t=281" TargetMode="External"/><Relationship Id="rId38" Type="http://schemas.openxmlformats.org/officeDocument/2006/relationships/hyperlink" Target="https://youtu.be/WKem0OjArJs?t=192"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www.jstor.org/stable/24939139.%20Accessed%206%20Apr.%202022"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071EE7"/>
    <w:rsid w:val="00080523"/>
    <w:rsid w:val="000D0F6A"/>
    <w:rsid w:val="00164F81"/>
    <w:rsid w:val="00193E28"/>
    <w:rsid w:val="00225994"/>
    <w:rsid w:val="002505B7"/>
    <w:rsid w:val="0032551A"/>
    <w:rsid w:val="00330769"/>
    <w:rsid w:val="0035327B"/>
    <w:rsid w:val="00374575"/>
    <w:rsid w:val="003B48BA"/>
    <w:rsid w:val="003D5B8B"/>
    <w:rsid w:val="00517E7F"/>
    <w:rsid w:val="005476EE"/>
    <w:rsid w:val="00554BA0"/>
    <w:rsid w:val="00671F88"/>
    <w:rsid w:val="00694141"/>
    <w:rsid w:val="006D65CA"/>
    <w:rsid w:val="0075319C"/>
    <w:rsid w:val="007C06FE"/>
    <w:rsid w:val="00817F64"/>
    <w:rsid w:val="00872D00"/>
    <w:rsid w:val="00892117"/>
    <w:rsid w:val="008B1680"/>
    <w:rsid w:val="009814A3"/>
    <w:rsid w:val="00A17387"/>
    <w:rsid w:val="00A27913"/>
    <w:rsid w:val="00B46335"/>
    <w:rsid w:val="00BD4386"/>
    <w:rsid w:val="00C40BB2"/>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D0F6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5988</TotalTime>
  <Pages>44</Pages>
  <Words>13883</Words>
  <Characters>79138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92836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2637</cp:revision>
  <dcterms:created xsi:type="dcterms:W3CDTF">2022-03-19T15:05:00Z</dcterms:created>
  <dcterms:modified xsi:type="dcterms:W3CDTF">2022-04-26T13:05:00Z</dcterms:modified>
</cp:coreProperties>
</file>